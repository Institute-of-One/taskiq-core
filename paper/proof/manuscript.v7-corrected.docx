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D004" w14:textId="77777777" w:rsidR="00E747BC" w:rsidRPr="00E90903" w:rsidRDefault="00E747BC" w:rsidP="00C94319">
      <w:pPr>
        <w:pStyle w:val="afe"/>
        <w:adjustRightInd w:val="0"/>
        <w:snapToGrid w:val="0"/>
        <w:spacing w:before="240" w:after="0"/>
        <w:contextualSpacing w:val="0"/>
        <w:jc w:val="left"/>
        <w:rPr>
          <w:rFonts w:ascii="Palatino Linotype" w:hAnsi="Palatino Linotype" w:cs="Times New Roman"/>
          <w:i/>
          <w:snapToGrid w:val="0"/>
          <w:sz w:val="20"/>
          <w:szCs w:val="20"/>
          <w:lang w:val="en-GB"/>
          <w14:ligatures w14:val="standardContextual"/>
        </w:rPr>
      </w:pPr>
      <w:r w:rsidRPr="00E90903">
        <w:rPr>
          <w:rFonts w:ascii="Palatino Linotype" w:hAnsi="Palatino Linotype" w:cs="Times New Roman"/>
          <w:i/>
          <w:snapToGrid w:val="0"/>
          <w:sz w:val="20"/>
          <w:szCs w:val="20"/>
          <w:lang w:val="en-GB"/>
          <w14:ligatures w14:val="standardContextual"/>
        </w:rPr>
        <w:t>Article</w:t>
      </w:r>
    </w:p>
    <w:p w14:paraId="7B52F401" w14:textId="77777777" w:rsidR="00E747BC" w:rsidRPr="00E90903" w:rsidRDefault="00E747BC" w:rsidP="00C94319">
      <w:pPr>
        <w:pStyle w:val="FirstParagraph"/>
        <w:adjustRightInd w:val="0"/>
        <w:snapToGrid w:val="0"/>
        <w:spacing w:before="0" w:after="240" w:line="240" w:lineRule="atLeast"/>
        <w:rPr>
          <w:rFonts w:ascii="Palatino Linotype" w:hAnsi="Palatino Linotype" w:cs="Times New Roman"/>
          <w:b/>
          <w:snapToGrid w:val="0"/>
          <w:sz w:val="36"/>
          <w:szCs w:val="36"/>
          <w:lang w:val="en-GB"/>
          <w14:ligatures w14:val="standardContextual"/>
        </w:rPr>
      </w:pPr>
      <w:r w:rsidRPr="00E90903">
        <w:rPr>
          <w:rFonts w:ascii="Palatino Linotype" w:hAnsi="Palatino Linotype" w:cs="Times New Roman"/>
          <w:b/>
          <w:snapToGrid w:val="0"/>
          <w:sz w:val="36"/>
          <w:szCs w:val="36"/>
          <w:lang w:val="en-GB"/>
          <w14:ligatures w14:val="standardContextual"/>
        </w:rPr>
        <w:t>Error Injection in Task-Based Image Quality Pipelines: What Regression Testing Cannot Catch, and Why Neither Internal Identities nor Closed-Form References Suffice Alone</w:t>
      </w:r>
    </w:p>
    <w:tbl>
      <w:tblPr>
        <w:tblStyle w:val="MDPItable"/>
        <w:tblpPr w:leftFromText="198" w:rightFromText="198" w:vertAnchor="page" w:horzAnchor="margin" w:tblpY="11946"/>
        <w:tblW w:w="2127" w:type="dxa"/>
        <w:tblLayout w:type="fixed"/>
        <w:tblLook w:val="04A0" w:firstRow="1" w:lastRow="0" w:firstColumn="1" w:lastColumn="0" w:noHBand="0" w:noVBand="1"/>
      </w:tblPr>
      <w:tblGrid>
        <w:gridCol w:w="2127"/>
      </w:tblGrid>
      <w:tr w:rsidR="00963CB4" w:rsidRPr="00E90903" w14:paraId="7E3965E1" w14:textId="77777777" w:rsidTr="00963CB4">
        <w:trPr>
          <w:cantSplit/>
        </w:trPr>
        <w:tc>
          <w:tcPr>
            <w:tcW w:w="2127" w:type="dxa"/>
          </w:tcPr>
          <w:p w14:paraId="4A806E8B" w14:textId="77777777" w:rsidR="00963CB4" w:rsidRPr="00E90903" w:rsidRDefault="00963CB4" w:rsidP="00963CB4">
            <w:pPr>
              <w:pStyle w:val="MDPI15academiceditor"/>
              <w:spacing w:before="0" w:after="120"/>
              <w:rPr>
                <w:snapToGrid w:val="0"/>
                <w:lang w:val="en-GB"/>
              </w:rPr>
            </w:pPr>
            <w:r w:rsidRPr="00E90903">
              <w:rPr>
                <w:snapToGrid w:val="0"/>
                <w:lang w:val="en-GB"/>
              </w:rPr>
              <w:t xml:space="preserve">Academic Editors: </w:t>
            </w:r>
            <w:r w:rsidRPr="00E90903">
              <w:t xml:space="preserve"> </w:t>
            </w:r>
            <w:r w:rsidRPr="00E90903">
              <w:rPr>
                <w:snapToGrid w:val="0"/>
                <w:lang w:val="en-GB"/>
              </w:rPr>
              <w:t>Zheyun Qin</w:t>
            </w:r>
            <w:r w:rsidRPr="00E90903">
              <w:rPr>
                <w:rFonts w:eastAsiaTheme="minorEastAsia" w:hint="eastAsia"/>
                <w:snapToGrid w:val="0"/>
                <w:lang w:val="en-GB" w:eastAsia="zh-CN"/>
              </w:rPr>
              <w:t xml:space="preserve"> and</w:t>
            </w:r>
            <w:r w:rsidRPr="00E90903">
              <w:rPr>
                <w:snapToGrid w:val="0"/>
                <w:lang w:val="en-GB"/>
              </w:rPr>
              <w:t xml:space="preserve"> Yanyan Wang</w:t>
            </w:r>
          </w:p>
          <w:p w14:paraId="3C1DB425" w14:textId="14705338" w:rsidR="00963CB4" w:rsidRPr="00E90903" w:rsidRDefault="00963CB4" w:rsidP="00963CB4">
            <w:pPr>
              <w:pStyle w:val="MDPI14history"/>
              <w:rPr>
                <w:snapToGrid w:val="0"/>
                <w:lang w:val="en-GB"/>
              </w:rPr>
            </w:pPr>
            <w:r w:rsidRPr="00E90903">
              <w:rPr>
                <w:snapToGrid w:val="0"/>
                <w:lang w:val="en-GB"/>
              </w:rPr>
              <w:t xml:space="preserve">Received: </w:t>
            </w:r>
            <w:r w:rsidRPr="00E90903">
              <w:t xml:space="preserve"> </w:t>
            </w:r>
            <w:r w:rsidRPr="00E90903">
              <w:rPr>
                <w:snapToGrid w:val="0"/>
                <w:lang w:val="en-GB"/>
              </w:rPr>
              <w:t>18 August 2026</w:t>
            </w:r>
          </w:p>
          <w:p w14:paraId="5A94CDA0" w14:textId="1B97C865" w:rsidR="00963CB4" w:rsidRPr="00E90903" w:rsidRDefault="00963CB4" w:rsidP="00963CB4">
            <w:pPr>
              <w:pStyle w:val="MDPI14history"/>
              <w:rPr>
                <w:snapToGrid w:val="0"/>
                <w:lang w:val="en-GB"/>
              </w:rPr>
            </w:pPr>
            <w:r w:rsidRPr="00E90903">
              <w:rPr>
                <w:snapToGrid w:val="0"/>
                <w:lang w:val="en-GB"/>
              </w:rPr>
              <w:t xml:space="preserve">Revised: </w:t>
            </w:r>
            <w:r w:rsidRPr="00E90903">
              <w:t xml:space="preserve"> </w:t>
            </w:r>
            <w:r w:rsidRPr="00E90903">
              <w:rPr>
                <w:snapToGrid w:val="0"/>
                <w:lang w:val="en-GB"/>
              </w:rPr>
              <w:t>07 September 2026</w:t>
            </w:r>
          </w:p>
          <w:p w14:paraId="19A15954" w14:textId="20A5DF33" w:rsidR="00963CB4" w:rsidRPr="00E90903" w:rsidRDefault="00963CB4" w:rsidP="00963CB4">
            <w:pPr>
              <w:pStyle w:val="MDPI14history"/>
              <w:rPr>
                <w:snapToGrid w:val="0"/>
                <w:lang w:val="en-GB"/>
              </w:rPr>
            </w:pPr>
            <w:r w:rsidRPr="00E90903">
              <w:rPr>
                <w:snapToGrid w:val="0"/>
                <w:lang w:val="en-GB"/>
              </w:rPr>
              <w:t xml:space="preserve">Accepted: </w:t>
            </w:r>
            <w:r w:rsidRPr="00E90903">
              <w:t xml:space="preserve"> </w:t>
            </w:r>
            <w:r w:rsidRPr="00E90903">
              <w:rPr>
                <w:snapToGrid w:val="0"/>
                <w:lang w:val="en-GB"/>
              </w:rPr>
              <w:t>10 September 2026</w:t>
            </w:r>
          </w:p>
          <w:p w14:paraId="5DECBC10" w14:textId="77777777" w:rsidR="00963CB4" w:rsidRPr="00E90903" w:rsidRDefault="00963CB4" w:rsidP="00963CB4">
            <w:pPr>
              <w:pStyle w:val="MDPI14history"/>
              <w:spacing w:after="120"/>
              <w:rPr>
                <w:snapToGrid w:val="0"/>
                <w:lang w:val="en-GB"/>
              </w:rPr>
            </w:pPr>
            <w:r w:rsidRPr="00E90903">
              <w:rPr>
                <w:snapToGrid w:val="0"/>
                <w:lang w:val="en-GB"/>
              </w:rPr>
              <w:t>Published: date</w:t>
            </w:r>
          </w:p>
          <w:p w14:paraId="5DF795C4" w14:textId="77777777" w:rsidR="00963CB4" w:rsidRPr="00E90903" w:rsidRDefault="00963CB4" w:rsidP="00963CB4">
            <w:pPr>
              <w:pStyle w:val="MDPI72copyright"/>
            </w:pPr>
            <w:r w:rsidRPr="00E90903">
              <w:rPr>
                <w:b/>
              </w:rPr>
              <w:t>Copyright:</w:t>
            </w:r>
            <w:r w:rsidRPr="00E90903">
              <w:t xml:space="preserve"> © 2026 by the authors. Submitted for possible open access publication under the terms and conditions of the </w:t>
            </w:r>
            <w:hyperlink r:id="rId7" w:history="1">
              <w:r w:rsidRPr="00E90903">
                <w:rPr>
                  <w:rStyle w:val="ac"/>
                  <w:u w:val="none"/>
                </w:rPr>
                <w:t>Creative Commons Attribution (CC BY) license</w:t>
              </w:r>
            </w:hyperlink>
            <w:r w:rsidRPr="00E90903">
              <w:t>.</w:t>
            </w:r>
          </w:p>
        </w:tc>
      </w:tr>
    </w:tbl>
    <w:p w14:paraId="2DFE3774" w14:textId="77777777" w:rsidR="003C1CCD" w:rsidRPr="00E90903" w:rsidRDefault="00E747BC" w:rsidP="00C94319">
      <w:pPr>
        <w:pStyle w:val="a0"/>
        <w:adjustRightInd w:val="0"/>
        <w:snapToGrid w:val="0"/>
        <w:spacing w:after="360" w:line="260" w:lineRule="atLeast"/>
        <w:jc w:val="left"/>
        <w:rPr>
          <w:b/>
          <w:snapToGrid w:val="0"/>
          <w:color w:val="auto"/>
          <w:sz w:val="20"/>
          <w:lang w:val="en-GB"/>
          <w14:ligatures w14:val="standardContextual"/>
        </w:rPr>
      </w:pPr>
      <w:r w:rsidRPr="00E90903">
        <w:rPr>
          <w:b/>
          <w:snapToGrid w:val="0"/>
          <w:color w:val="auto"/>
          <w:sz w:val="20"/>
          <w:lang w:val="en-GB"/>
          <w14:ligatures w14:val="standardContextual"/>
        </w:rPr>
        <w:t>Shuji Yamamoto</w:t>
      </w:r>
    </w:p>
    <w:p w14:paraId="7F492036" w14:textId="266BAEAF" w:rsidR="00E747BC" w:rsidRPr="00E90903" w:rsidRDefault="00E747BC" w:rsidP="00AF5FE6">
      <w:pPr>
        <w:pStyle w:val="a0"/>
        <w:adjustRightInd w:val="0"/>
        <w:snapToGrid w:val="0"/>
        <w:spacing w:after="0" w:line="200" w:lineRule="atLeast"/>
        <w:ind w:left="2608"/>
        <w:jc w:val="left"/>
        <w:rPr>
          <w:snapToGrid w:val="0"/>
          <w:color w:val="auto"/>
          <w:sz w:val="16"/>
          <w:szCs w:val="16"/>
          <w:lang w:val="en-GB" w:eastAsia="zh-CN"/>
          <w14:ligatures w14:val="standardContextual"/>
        </w:rPr>
      </w:pPr>
      <w:r w:rsidRPr="00E90903">
        <w:rPr>
          <w:snapToGrid w:val="0"/>
          <w:sz w:val="16"/>
          <w:szCs w:val="16"/>
          <w:lang w:val="en-GB"/>
          <w14:ligatures w14:val="standardContextual"/>
        </w:rPr>
        <w:t>Institute of One, LISIT Co., Ltd., Tokyo 150-0044, Japan; yamamoto@lisit.jp</w:t>
      </w:r>
    </w:p>
    <w:p w14:paraId="60AE6095" w14:textId="77777777" w:rsidR="00E747BC" w:rsidRPr="00E90903" w:rsidRDefault="00E747BC" w:rsidP="0045526A">
      <w:pPr>
        <w:pStyle w:val="MDPI17abstract"/>
        <w:jc w:val="left"/>
        <w:rPr>
          <w:b/>
          <w:snapToGrid w:val="0"/>
          <w:color w:val="auto"/>
          <w:szCs w:val="20"/>
          <w:lang w:val="en-GB"/>
        </w:rPr>
      </w:pPr>
      <w:r w:rsidRPr="00E90903">
        <w:rPr>
          <w:b/>
          <w:snapToGrid w:val="0"/>
          <w:color w:val="auto"/>
          <w:szCs w:val="20"/>
          <w:lang w:val="en-GB"/>
        </w:rPr>
        <w:t>Abstract</w:t>
      </w:r>
    </w:p>
    <w:p w14:paraId="1CBC24AC" w14:textId="33E6212A" w:rsidR="00E747BC" w:rsidRPr="00E90903" w:rsidRDefault="00E747BC" w:rsidP="0045526A">
      <w:pPr>
        <w:pStyle w:val="FirstParagraph"/>
        <w:adjustRightInd w:val="0"/>
        <w:snapToGrid w:val="0"/>
        <w:spacing w:before="0" w:after="0" w:line="280" w:lineRule="atLeast"/>
        <w:ind w:left="2608"/>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Task-based image quality assessment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the modulation transfer function, </w:t>
      </w:r>
      <w:ins w:id="0" w:author="Shuji Yamamoto" w:date="2026-09-11T17:38:00Z" w16du:dateUtc="2026-09-11T08:38:00Z">
        <w:r w:rsidR="00421E12">
          <w:rPr>
            <w:rFonts w:ascii="Palatino Linotype" w:hAnsi="Palatino Linotype" w:cs="Times New Roman"/>
            <w:snapToGrid w:val="0"/>
            <w:sz w:val="20"/>
            <w:szCs w:val="20"/>
            <w:lang w:val="en-GB"/>
            <w14:ligatures w14:val="standardContextual"/>
          </w:rPr>
          <w:t>the noise power spectrum (NPS), the noise-equivalent quanta</w:t>
        </w:r>
      </w:ins>
      <w:del w:id="1"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the noise power spectrum, the noise-equivalent quanta</w:delText>
        </w:r>
      </w:del>
      <w:r w:rsidRPr="00E90903">
        <w:rPr>
          <w:rFonts w:ascii="Palatino Linotype" w:hAnsi="Palatino Linotype" w:cs="Times New Roman"/>
          <w:snapToGrid w:val="0"/>
          <w:sz w:val="20"/>
          <w:szCs w:val="20"/>
          <w:lang w:val="en-GB"/>
          <w14:ligatures w14:val="standardContextual"/>
        </w:rPr>
        <w:t xml:space="preserve"> and model observers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xml:space="preserve"> became wrong by more than 5%. Neither family sufficed alone: each detected three of six, and peak errors in a reported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xml:space="preserve"> reached 90%. Run unmodified on </w:t>
      </w:r>
      <w:ins w:id="2" w:author="Shuji Yamamoto" w:date="2026-09-11T17:38:00Z" w16du:dateUtc="2026-09-11T08:38:00Z">
        <w:r w:rsidR="00421E12">
          <w:rPr>
            <w:rFonts w:ascii="Palatino Linotype" w:hAnsi="Palatino Linotype" w:cs="Times New Roman"/>
            <w:snapToGrid w:val="0"/>
            <w:sz w:val="20"/>
            <w:szCs w:val="20"/>
            <w:lang w:val="en-GB"/>
            <w14:ligatures w14:val="standardContextual"/>
          </w:rPr>
          <w:t>measured American College of Radiology (ACR) phantom projections across seven</w:t>
        </w:r>
      </w:ins>
      <w:del w:id="3"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measured ACR phantom projections across seven</w:delText>
        </w:r>
      </w:del>
      <w:r w:rsidRPr="00E90903">
        <w:rPr>
          <w:rFonts w:ascii="Palatino Linotype" w:hAnsi="Palatino Linotype" w:cs="Times New Roman"/>
          <w:snapToGrid w:val="0"/>
          <w:sz w:val="20"/>
          <w:szCs w:val="20"/>
          <w:lang w:val="en-GB"/>
          <w14:ligatures w14:val="standardContextual"/>
        </w:rPr>
        <w:t xml:space="preserve"> reconstruction kernels, the three identities that can be evaluated without ground truth transferred intact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Parseval held to </w:t>
      </w:r>
      <m:oMath>
        <m:r>
          <w:rPr>
            <w:rFonts w:ascii="Cambria Math" w:hAnsi="Cambria Math"/>
            <w:sz w:val="20"/>
            <w:szCs w:val="20"/>
            <w:lang w:val="en-GB"/>
          </w:rPr>
          <m:t>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w:r w:rsidRPr="00E90903">
        <w:rPr>
          <w:rFonts w:ascii="Palatino Linotype" w:hAnsi="Palatino Linotype" w:cs="Times New Roman"/>
          <w:snapToGrid w:val="0"/>
          <w:sz w:val="20"/>
          <w:szCs w:val="20"/>
          <w:lang w:val="en-GB"/>
          <w14:ligatures w14:val="standardContextual"/>
        </w:rPr>
        <w:t xml:space="preserve">—but their tolerances did not, and the strongest apodisation drove the noise dynamic range to within 0.6% of the threshold beyond which a prewhitening observer should return no value at all rather than a computed one, because </w:t>
      </w:r>
      <m:oMath>
        <m:r>
          <w:rPr>
            <w:rFonts w:ascii="Cambria Math" w:hAnsi="Cambria Math"/>
            <w:sz w:val="20"/>
            <w:szCs w:val="20"/>
            <w:lang w:val="en-GB"/>
          </w:rPr>
          <m:t>1</m:t>
        </m:r>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xml:space="preserve"> has ceased to be numerically meaningful.</w:t>
      </w:r>
    </w:p>
    <w:p w14:paraId="78D7AD94" w14:textId="67EF1A4A" w:rsidR="00E747BC" w:rsidRPr="00E90903" w:rsidRDefault="001C3AC8" w:rsidP="001C3AC8">
      <w:pPr>
        <w:pStyle w:val="MDPI18keywords"/>
        <w:rPr>
          <w:color w:val="auto"/>
          <w:szCs w:val="20"/>
          <w:lang w:val="en-GB"/>
          <w14:ligatures w14:val="standardContextual"/>
        </w:rPr>
      </w:pPr>
      <w:r w:rsidRPr="00E90903">
        <w:rPr>
          <w:b/>
          <w:color w:val="auto"/>
          <w:szCs w:val="20"/>
          <w:lang w:val="en-GB"/>
          <w14:ligatures w14:val="standardContextual"/>
        </w:rPr>
        <w:t>Keywords:</w:t>
      </w:r>
      <w:r w:rsidR="00E747BC" w:rsidRPr="00E90903">
        <w:rPr>
          <w:b/>
          <w:color w:val="auto"/>
          <w:szCs w:val="20"/>
          <w:lang w:val="en-GB"/>
          <w14:ligatures w14:val="standardContextual"/>
        </w:rPr>
        <w:t xml:space="preserve"> </w:t>
      </w:r>
      <w:r w:rsidR="00E747BC" w:rsidRPr="00E90903">
        <w:rPr>
          <w:color w:val="auto"/>
          <w:szCs w:val="20"/>
          <w:lang w:val="en-GB"/>
          <w14:ligatures w14:val="standardContextual"/>
        </w:rPr>
        <w:t>task-based image quality; model observer; MTF; NPS; NEQ; detectability; error injection; implementation error; quality assurance; closed-form validation</w:t>
      </w:r>
    </w:p>
    <w:p w14:paraId="052AF178" w14:textId="77777777" w:rsidR="00E747BC" w:rsidRPr="00E90903" w:rsidRDefault="00E747BC" w:rsidP="001C3AC8">
      <w:pPr>
        <w:pStyle w:val="MDPI19line"/>
        <w:rPr>
          <w:lang w:val="en-GB"/>
        </w:rPr>
      </w:pPr>
    </w:p>
    <w:p w14:paraId="5B7E2EE1" w14:textId="77777777" w:rsidR="00E747BC" w:rsidRPr="00E90903" w:rsidRDefault="00E747BC" w:rsidP="00F236CC">
      <w:pPr>
        <w:pStyle w:val="MDPI21heading1"/>
        <w:rPr>
          <w:color w:val="auto"/>
          <w:szCs w:val="24"/>
          <w:lang w:val="en-GB"/>
        </w:rPr>
      </w:pPr>
      <w:r w:rsidRPr="00E90903">
        <w:rPr>
          <w:color w:val="auto"/>
          <w:szCs w:val="24"/>
          <w:lang w:val="en-GB"/>
        </w:rPr>
        <w:t>1. Introduction</w:t>
      </w:r>
    </w:p>
    <w:p w14:paraId="12D966FA" w14:textId="7AEA344E"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Task-based assessment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judging an imaging system by how well a specified observer performs a specified detection or discrimination task, rather than by a generic fidelity metric</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is the accepted framework for evaluating medical imaging systems [1,2]. Its physical ingredients are individually standardised: the modulation transfer function (MTF), classically measured from a slanted edge by the presampled-MTF method </w:t>
      </w:r>
      <w:ins w:id="4" w:author="Shuji Yamamoto" w:date="2026-09-11T17:38:00Z" w16du:dateUtc="2026-09-11T08:38:00Z">
        <w:r w:rsidR="00421E12">
          <w:rPr>
            <w:rFonts w:ascii="Palatino Linotype" w:hAnsi="Palatino Linotype" w:cs="Times New Roman"/>
            <w:snapToGrid w:val="0"/>
            <w:sz w:val="20"/>
            <w:szCs w:val="20"/>
            <w:lang w:val="en-GB"/>
            <w14:ligatures w14:val="standardContextual"/>
          </w:rPr>
          <w:t>formalised by the International Organization for Standardization (ISO) in ISO 12233</w:t>
        </w:r>
      </w:ins>
      <w:del w:id="5"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formalised in ISO 12233</w:delText>
        </w:r>
      </w:del>
      <w:r w:rsidRPr="00E90903">
        <w:rPr>
          <w:rFonts w:ascii="Palatino Linotype" w:hAnsi="Palatino Linotype" w:cs="Times New Roman"/>
          <w:snapToGrid w:val="0"/>
          <w:sz w:val="20"/>
          <w:szCs w:val="20"/>
          <w:lang w:val="en-GB"/>
          <w14:ligatures w14:val="standardContextual"/>
        </w:rPr>
        <w:t xml:space="preserve"> [3], and the noise power spectrum (NPS) and detective-quantum-efficiency formalism </w:t>
      </w:r>
      <w:ins w:id="6" w:author="Shuji Yamamoto" w:date="2026-09-11T17:38:00Z" w16du:dateUtc="2026-09-11T08:38:00Z">
        <w:r w:rsidR="00421E12">
          <w:rPr>
            <w:rFonts w:ascii="Palatino Linotype" w:hAnsi="Palatino Linotype" w:cs="Times New Roman"/>
            <w:snapToGrid w:val="0"/>
            <w:sz w:val="20"/>
            <w:szCs w:val="20"/>
            <w:lang w:val="en-GB"/>
            <w14:ligatures w14:val="standardContextual"/>
          </w:rPr>
          <w:t>standardised for digital X-ray detectors by the International Electrotechnical Commission (IEC) in IEC 62220-1</w:t>
        </w:r>
      </w:ins>
      <w:del w:id="7"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standardised for digital X-ray detectors in IEC 62220-1</w:delText>
        </w:r>
      </w:del>
      <w:r w:rsidRPr="00E90903">
        <w:rPr>
          <w:rFonts w:ascii="Palatino Linotype" w:hAnsi="Palatino Linotype" w:cs="Times New Roman"/>
          <w:snapToGrid w:val="0"/>
          <w:sz w:val="20"/>
          <w:szCs w:val="20"/>
          <w:lang w:val="en-GB"/>
          <w14:ligatures w14:val="standardContextual"/>
        </w:rPr>
        <w:t xml:space="preserve"> [4]. Its observer theory is mature [1,5,7,8], its relation to dose and patient risk has been set out in detail [11], its practice from physical measurement through to model observers has been </w:t>
      </w:r>
      <w:ins w:id="8" w:author="Shuji Yamamoto" w:date="2026-09-11T17:38:00Z" w16du:dateUtc="2026-09-11T08:38:00Z">
        <w:r w:rsidR="00421E12">
          <w:rPr>
            <w:rFonts w:ascii="Palatino Linotype" w:hAnsi="Palatino Linotype" w:cs="Times New Roman"/>
            <w:snapToGrid w:val="0"/>
            <w:sz w:val="20"/>
            <w:szCs w:val="20"/>
            <w:lang w:val="en-GB"/>
            <w14:ligatures w14:val="standardContextual"/>
          </w:rPr>
          <w:t>reviewed for computed tomography (CT) [12], and its use in CT has been consolidated in American Association of Physicists in Medicine (AAPM) Task Group 233</w:t>
        </w:r>
      </w:ins>
      <w:del w:id="9"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reviewed for CT [12], and its use in computed tomography has been consolidated in AAPM Task Group 233</w:delText>
        </w:r>
      </w:del>
      <w:r w:rsidRPr="00E90903">
        <w:rPr>
          <w:rFonts w:ascii="Palatino Linotype" w:hAnsi="Palatino Linotype" w:cs="Times New Roman"/>
          <w:snapToGrid w:val="0"/>
          <w:sz w:val="20"/>
          <w:szCs w:val="20"/>
          <w:lang w:val="en-GB"/>
          <w14:ligatures w14:val="standardContextual"/>
        </w:rPr>
        <w:t xml:space="preserve"> [9]. The quantity tying the physics to the task is the noise-equivalent quanta, </w:t>
      </w:r>
      <m:oMath>
        <m:r>
          <m:rPr>
            <m:sty m:val="p"/>
          </m:rPr>
          <w:rPr>
            <w:rFonts w:ascii="Cambria Math" w:hAnsi="Cambria Math"/>
            <w:sz w:val="20"/>
            <w:szCs w:val="20"/>
            <w:lang w:val="en-GB"/>
          </w:rPr>
          <w:lastRenderedPageBreak/>
          <m:t>NEQ=</m:t>
        </m:r>
        <m:sSup>
          <m:sSupPr>
            <m:ctrlPr>
              <w:rPr>
                <w:rFonts w:ascii="Cambria Math" w:hAnsi="Cambria Math"/>
                <w:sz w:val="20"/>
                <w:szCs w:val="20"/>
                <w:lang w:val="en-GB"/>
              </w:rPr>
            </m:ctrlPr>
          </m:sSupPr>
          <m:e>
            <m:r>
              <m:rPr>
                <m:sty m:val="p"/>
              </m:rPr>
              <w:rPr>
                <w:rFonts w:ascii="Cambria Math" w:hAnsi="Cambria Math"/>
                <w:sz w:val="20"/>
                <w:szCs w:val="20"/>
                <w:lang w:val="en-GB"/>
              </w:rPr>
              <m:t>MTF</m:t>
            </m:r>
          </m:e>
          <m:sup>
            <m:r>
              <w:rPr>
                <w:rFonts w:ascii="Cambria Math" w:hAnsi="Cambria Math"/>
                <w:sz w:val="20"/>
                <w:szCs w:val="20"/>
                <w:lang w:val="en-GB"/>
              </w:rPr>
              <m:t>2</m:t>
            </m:r>
          </m:sup>
        </m:sSup>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because the ideal-observer detectability of a known signal imaged through a linear system is exactly an integral of NEQ against the signal’s power spectrum.</w:t>
      </w:r>
    </w:p>
    <w:p w14:paraId="39503440" w14:textId="403FFF46" w:rsidR="00E747BC" w:rsidRPr="00E90903" w:rsidRDefault="00E747BC" w:rsidP="001C3AC8">
      <w:pPr>
        <w:adjustRightInd w:val="0"/>
        <w:snapToGrid w:val="0"/>
        <w:ind w:left="2608" w:firstLine="425"/>
        <w:rPr>
          <w:snapToGrid w:val="0"/>
          <w:lang w:val="en-GB"/>
          <w14:ligatures w14:val="standardContextual"/>
        </w:rPr>
      </w:pPr>
      <w:r w:rsidRPr="00E90903">
        <w:rPr>
          <w:i/>
          <w:snapToGrid w:val="0"/>
          <w:lang w:val="en-GB"/>
          <w14:ligatures w14:val="standardContextual"/>
        </w:rPr>
        <w:t>Detectability</w:t>
      </w:r>
      <w:r w:rsidRPr="00E90903">
        <w:rPr>
          <w:snapToGrid w:val="0"/>
          <w:lang w:val="en-GB"/>
          <w14:ligatures w14:val="standardContextual"/>
        </w:rPr>
        <w:t xml:space="preserve"> here is the index </w:t>
      </w:r>
      <m:oMath>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oMath>
      <w:r w:rsidRPr="00E90903">
        <w:rPr>
          <w:snapToGrid w:val="0"/>
          <w:lang w:val="en-GB"/>
          <w14:ligatures w14:val="standardContextual"/>
        </w:rPr>
        <w:t>, the separation between the observer</w:t>
      </w:r>
      <w:r w:rsidR="001F2035" w:rsidRPr="00E90903">
        <w:rPr>
          <w:snapToGrid w:val="0"/>
          <w:lang w:val="en-GB"/>
          <w14:ligatures w14:val="standardContextual"/>
        </w:rPr>
        <w:t>’</w:t>
      </w:r>
      <w:r w:rsidRPr="00E90903">
        <w:rPr>
          <w:snapToGrid w:val="0"/>
          <w:lang w:val="en-GB"/>
          <w14:ligatures w14:val="standardContextual"/>
        </w:rPr>
        <w:t xml:space="preserve">s response to signal-present and signal-absent images divided by the standard deviation of that response. It is dimensionless: </w:t>
      </w:r>
      <m:oMath>
        <m:r>
          <w:rPr>
            <w:rFonts w:ascii="Cambria Math" w:hAnsi="Cambria Math"/>
            <w:lang w:val="en-GB"/>
          </w:rPr>
          <m:t>d'=1</m:t>
        </m:r>
      </m:oMath>
      <w:r w:rsidRPr="00E90903">
        <w:rPr>
          <w:snapToGrid w:val="0"/>
          <w:lang w:val="en-GB"/>
          <w14:ligatures w14:val="standardContextual"/>
        </w:rPr>
        <w:t xml:space="preserve"> means the two distributions are one standard deviation apart, and </w:t>
      </w:r>
      <m:oMath>
        <m:r>
          <w:rPr>
            <w:rFonts w:ascii="Cambria Math" w:hAnsi="Cambria Math"/>
            <w:lang w:val="en-GB"/>
          </w:rPr>
          <m:t>d'≈2</m:t>
        </m:r>
      </m:oMath>
      <w:r w:rsidRPr="00E90903">
        <w:rPr>
          <w:snapToGrid w:val="0"/>
          <w:lang w:val="en-GB"/>
          <w14:ligatures w14:val="standardContextual"/>
        </w:rPr>
        <w:t xml:space="preserve"> corresponds to roughly 92% correct in a two-alternative forced choice. For the ideal prewhitening observer</w:t>
      </w:r>
      <w:r w:rsidR="008B0B3C" w:rsidRPr="00E90903">
        <w:rPr>
          <w:snapToGrid w:val="0"/>
          <w:lang w:val="en-GB"/>
          <w14:ligatures w14:val="standardContextual"/>
        </w:rPr>
        <w:t>,</w:t>
      </w:r>
      <w:r w:rsidRPr="00E90903">
        <w:rPr>
          <w:snapToGrid w:val="0"/>
          <w:lang w:val="en-GB"/>
          <w14:ligatures w14:val="standardContextual"/>
        </w:rPr>
        <w:t xml:space="preserve"> it is computed in closed form from the signal and the noise spectrum rather than by simulating decisions.</w:t>
      </w:r>
    </w:p>
    <w:p w14:paraId="54F15444" w14:textId="77777777" w:rsidR="00E747BC" w:rsidRPr="00E90903" w:rsidRDefault="00E747BC" w:rsidP="001C3AC8">
      <w:pPr>
        <w:pStyle w:val="a0"/>
        <w:adjustRightInd w:val="0"/>
        <w:snapToGrid w:val="0"/>
        <w:spacing w:after="0" w:line="280" w:lineRule="atLeast"/>
        <w:ind w:left="2608" w:firstLine="425"/>
        <w:rPr>
          <w:snapToGrid w:val="0"/>
          <w:sz w:val="20"/>
          <w:lang w:val="en-GB"/>
          <w14:ligatures w14:val="standardContextual"/>
        </w:rPr>
      </w:pPr>
      <w:r w:rsidRPr="00E90903">
        <w:rPr>
          <w:snapToGrid w:val="0"/>
          <w:sz w:val="20"/>
          <w:lang w:val="en-GB"/>
          <w14:ligatures w14:val="standardContextual"/>
        </w:rPr>
        <w:t xml:space="preserve">A </w:t>
      </w:r>
      <w:r w:rsidRPr="00E90903">
        <w:rPr>
          <w:i/>
          <w:iCs/>
          <w:snapToGrid w:val="0"/>
          <w:sz w:val="20"/>
          <w:lang w:val="en-GB"/>
          <w14:ligatures w14:val="standardContextual"/>
        </w:rPr>
        <w:t>phantom</w:t>
      </w:r>
      <w:r w:rsidRPr="00E90903">
        <w:rPr>
          <w:snapToGrid w:val="0"/>
          <w:sz w:val="20"/>
          <w:lang w:val="en-GB"/>
          <w14:ligatures w14:val="standardContextual"/>
        </w:rPr>
        <w:t xml:space="preserve"> is an object of known composition imaged in place of a patient; a </w:t>
      </w:r>
      <w:r w:rsidRPr="00E90903">
        <w:rPr>
          <w:i/>
          <w:iCs/>
          <w:snapToGrid w:val="0"/>
          <w:sz w:val="20"/>
          <w:lang w:val="en-GB"/>
          <w14:ligatures w14:val="standardContextual"/>
        </w:rPr>
        <w:t>synthetic phantom</w:t>
      </w:r>
      <w:r w:rsidRPr="00E90903">
        <w:rPr>
          <w:snapToGrid w:val="0"/>
          <w:sz w:val="20"/>
          <w:lang w:val="en-GB"/>
          <w14:ligatures w14:val="standardContextual"/>
        </w:rPr>
        <w:t xml:space="preserve"> is one that exists only as an array of numbers, generated rather than scanned, so that the answer the estimator should return is known analytically. The distinction matters throughout this paper: a synthetic phantom supplies ground truth, and a physical one does not.</w:t>
      </w:r>
    </w:p>
    <w:p w14:paraId="493A8673" w14:textId="7DA3F61C" w:rsidR="00E747BC" w:rsidRPr="00E90903" w:rsidRDefault="00E747BC" w:rsidP="001C3AC8">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theory is settled. The implementations are not, and this paper is about the gap between them. The object of study is therefore the chain itself</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any implementation of it</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rather than a particular </w:t>
      </w:r>
      <w:r w:rsidR="00F1121E" w:rsidRPr="00E90903">
        <w:rPr>
          <w:snapToGrid w:val="0"/>
          <w:color w:val="auto"/>
          <w:sz w:val="20"/>
          <w:u w:color="EEB1D5"/>
          <w:lang w:val="en-GB"/>
          <w14:ligatures w14:val="standardContextual"/>
        </w:rPr>
        <w:t>programme</w:t>
      </w:r>
      <w:r w:rsidRPr="00E90903">
        <w:rPr>
          <w:snapToGrid w:val="0"/>
          <w:color w:val="auto"/>
          <w:sz w:val="20"/>
          <w:lang w:val="en-GB"/>
          <w14:ligatures w14:val="standardContextual"/>
        </w:rPr>
        <w:t>: each defect examined below is a step the standard formulation requires, applied to one instance so that its cost can be measured, and the checks proposed against them are stated so that they can be asserted inside any implementation.</w:t>
      </w:r>
    </w:p>
    <w:p w14:paraId="6544CA22" w14:textId="6B4FD29B" w:rsidR="00E747BC" w:rsidRPr="00E90903" w:rsidRDefault="00E747BC" w:rsidP="00F236CC">
      <w:pPr>
        <w:pStyle w:val="MDPI22heading2"/>
        <w:spacing w:before="240"/>
        <w:rPr>
          <w:color w:val="auto"/>
          <w:szCs w:val="20"/>
          <w:lang w:val="en-GB"/>
        </w:rPr>
      </w:pPr>
      <w:r w:rsidRPr="00E90903">
        <w:rPr>
          <w:color w:val="auto"/>
          <w:szCs w:val="20"/>
          <w:lang w:val="en-GB"/>
        </w:rPr>
        <w:t xml:space="preserve">1.1. The Characteristic Failure </w:t>
      </w:r>
      <w:r w:rsidR="009C78B9" w:rsidRPr="00E90903">
        <w:rPr>
          <w:color w:val="auto"/>
          <w:szCs w:val="20"/>
          <w:lang w:val="en-GB"/>
        </w:rPr>
        <w:t xml:space="preserve">Is </w:t>
      </w:r>
      <w:r w:rsidRPr="00E90903">
        <w:rPr>
          <w:color w:val="auto"/>
          <w:szCs w:val="20"/>
          <w:lang w:val="en-GB"/>
        </w:rPr>
        <w:t>a Plausible Number</w:t>
      </w:r>
    </w:p>
    <w:p w14:paraId="1B0B6AD2" w14:textId="6C94CF55"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pipeline assembling this chain fails in a specific and inconvenient way. It does not crash, and it does not return an obviously absurd value. It returns a number of the right order of magnitude, with the right units, moving in the right direction when the dose is changed</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and wrong.</w:t>
      </w:r>
    </w:p>
    <w:p w14:paraId="200DC66B" w14:textId="1C99526C" w:rsidR="00E747BC" w:rsidRPr="00E90903" w:rsidRDefault="00E747BC" w:rsidP="001C3AC8">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Three concrete examples</w:t>
      </w:r>
      <w:r w:rsidR="00E558AD" w:rsidRPr="00E90903">
        <w:rPr>
          <w:snapToGrid w:val="0"/>
          <w:color w:val="auto"/>
          <w:sz w:val="20"/>
          <w:lang w:val="en-GB"/>
          <w14:ligatures w14:val="standardContextual"/>
        </w:rPr>
        <w:t xml:space="preserve"> follow</w:t>
      </w:r>
      <w:r w:rsidRPr="00E90903">
        <w:rPr>
          <w:snapToGrid w:val="0"/>
          <w:color w:val="auto"/>
          <w:sz w:val="20"/>
          <w:lang w:val="en-GB"/>
          <w14:ligatures w14:val="standardContextual"/>
        </w:rPr>
        <w:t>, all found in the pipeline studied here during its development:</w:t>
      </w:r>
    </w:p>
    <w:p w14:paraId="4B81BF54" w14:textId="77777777" w:rsidR="00E747BC" w:rsidRPr="00E90903" w:rsidRDefault="00E747BC" w:rsidP="001C3AC8">
      <w:pPr>
        <w:pStyle w:val="MDPI38bullet"/>
        <w:spacing w:before="60"/>
        <w:rPr>
          <w:szCs w:val="20"/>
          <w:lang w:val="en-GB"/>
        </w:rPr>
      </w:pPr>
      <w:r w:rsidRPr="00E90903">
        <w:rPr>
          <w:szCs w:val="20"/>
          <w:lang w:val="en-GB"/>
        </w:rPr>
        <w:t xml:space="preserve">A slanted-edge MTF routine locates each edge-profile sample in the bin it falls into, but uses the bin </w:t>
      </w:r>
      <w:r w:rsidRPr="00E90903">
        <w:rPr>
          <w:i/>
          <w:iCs/>
          <w:szCs w:val="20"/>
          <w:lang w:val="en-GB"/>
        </w:rPr>
        <w:t>centre</w:t>
      </w:r>
      <w:r w:rsidRPr="00E90903">
        <w:rPr>
          <w:szCs w:val="20"/>
          <w:lang w:val="en-GB"/>
        </w:rPr>
        <w:t xml:space="preserve"> as its position. The mean sample position inside a bin is not the bin centre, and the resulting position jitter biases the estimate. The bias depends on the edge angle, so it is invisible to anyone who tests at one angle.</w:t>
      </w:r>
    </w:p>
    <w:p w14:paraId="4B95C5CB" w14:textId="5DD7C0CC" w:rsidR="00E747BC" w:rsidRPr="00E90903" w:rsidRDefault="00E747BC" w:rsidP="001C3AC8">
      <w:pPr>
        <w:pStyle w:val="MDPI38bullet"/>
        <w:rPr>
          <w:color w:val="auto"/>
          <w:szCs w:val="20"/>
          <w:lang w:val="en-GB"/>
        </w:rPr>
      </w:pPr>
      <w:r w:rsidRPr="00E90903">
        <w:rPr>
          <w:szCs w:val="20"/>
          <w:lang w:val="en-GB"/>
        </w:rPr>
        <w:t xml:space="preserve">A prewhitening observer weights by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Handed a noise model whose power decays below floating-point underflow</w:t>
      </w:r>
      <w:r w:rsidR="00637206" w:rsidRPr="00E90903">
        <w:rPr>
          <w:szCs w:val="20"/>
          <w:lang w:val="en-GB"/>
        </w:rPr>
        <w:t>—</w:t>
      </w:r>
      <w:r w:rsidRPr="00E90903">
        <w:rPr>
          <w:szCs w:val="20"/>
          <w:lang w:val="en-GB"/>
        </w:rPr>
        <w:t>that is, where the computed NPS falls below the smallest number the arithmetic can represent and is stored as a denormal or as zero</w:t>
      </w:r>
      <w:r w:rsidR="00637206" w:rsidRPr="00E90903">
        <w:rPr>
          <w:szCs w:val="20"/>
          <w:lang w:val="en-GB"/>
        </w:rPr>
        <w:t>—</w:t>
      </w:r>
      <w:r w:rsidRPr="00E90903">
        <w:rPr>
          <w:szCs w:val="20"/>
          <w:lang w:val="en-GB"/>
        </w:rPr>
        <w:t xml:space="preserve">it weights those bins by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xml:space="preserve"> and so multiplies them by an enormous factor. The resulting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is of order </w:t>
      </w:r>
      <m:oMath>
        <m:sSup>
          <m:sSupPr>
            <m:ctrlPr>
              <w:rPr>
                <w:rFonts w:ascii="Cambria Math" w:hAnsi="Cambria Math"/>
                <w:color w:val="auto"/>
                <w:szCs w:val="20"/>
                <w:lang w:val="en-GB"/>
              </w:rPr>
            </m:ctrlPr>
          </m:sSupPr>
          <m:e>
            <m:r>
              <w:rPr>
                <w:rFonts w:ascii="Cambria Math" w:hAnsi="Cambria Math"/>
                <w:color w:val="auto"/>
                <w:szCs w:val="20"/>
                <w:lang w:val="en-GB"/>
              </w:rPr>
              <m:t>10</m:t>
            </m:r>
          </m:e>
          <m:sup>
            <m:r>
              <w:rPr>
                <w:rFonts w:ascii="Cambria Math" w:hAnsi="Cambria Math"/>
                <w:color w:val="auto"/>
                <w:szCs w:val="20"/>
                <w:lang w:val="en-GB"/>
              </w:rPr>
              <m:t>29</m:t>
            </m:r>
          </m:sup>
        </m:sSup>
      </m:oMath>
      <w:r w:rsidRPr="00E90903">
        <w:rPr>
          <w:szCs w:val="20"/>
          <w:lang w:val="en-GB"/>
        </w:rPr>
        <w:t xml:space="preserve">: not a large detectability but an arithmetic artefact, assembled entirely from bins where the </w:t>
      </w:r>
      <w:r w:rsidR="001F2035" w:rsidRPr="00E90903">
        <w:rPr>
          <w:szCs w:val="20"/>
          <w:lang w:val="en-GB"/>
        </w:rPr>
        <w:t>“</w:t>
      </w:r>
      <w:r w:rsidRPr="00E90903">
        <w:rPr>
          <w:szCs w:val="20"/>
          <w:lang w:val="en-GB"/>
        </w:rPr>
        <w:t>signal</w:t>
      </w:r>
      <w:r w:rsidR="001F2035" w:rsidRPr="00E90903">
        <w:rPr>
          <w:szCs w:val="20"/>
          <w:lang w:val="en-GB"/>
        </w:rPr>
        <w:t>”</w:t>
      </w:r>
      <w:r w:rsidRPr="00E90903">
        <w:rPr>
          <w:szCs w:val="20"/>
          <w:lang w:val="en-GB"/>
        </w:rPr>
        <w:t xml:space="preserve"> is rounding error. A plausible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is a number near unity, so this one is at least visibly wrong; the same mechanism at milder decay produces one that is not.</w:t>
      </w:r>
    </w:p>
    <w:p w14:paraId="4BD1D323" w14:textId="16258E34" w:rsidR="00E747BC" w:rsidRPr="00E90903" w:rsidRDefault="00E747BC" w:rsidP="001C3AC8">
      <w:pPr>
        <w:pStyle w:val="MDPI38bullet"/>
        <w:spacing w:after="60"/>
        <w:rPr>
          <w:szCs w:val="20"/>
          <w:lang w:val="en-GB"/>
        </w:rPr>
      </w:pPr>
      <w:r w:rsidRPr="00E90903">
        <w:rPr>
          <w:szCs w:val="20"/>
          <w:lang w:val="en-GB"/>
        </w:rPr>
        <w:t xml:space="preserve">A soft-edged </w:t>
      </w:r>
      <w:r w:rsidR="00F1121E" w:rsidRPr="00E90903">
        <w:rPr>
          <w:szCs w:val="20"/>
          <w:u w:color="EEB1D5"/>
          <w:lang w:val="en-GB"/>
        </w:rPr>
        <w:t>disc</w:t>
      </w:r>
      <w:r w:rsidRPr="00E90903">
        <w:rPr>
          <w:szCs w:val="20"/>
          <w:lang w:val="en-GB"/>
        </w:rPr>
        <w:t xml:space="preserve"> phantom, blurred by applying a one-dimensional edge profile radially rather than by an exact two-dimensional convolution, gains </w:t>
      </w:r>
      <m:oMath>
        <m:r>
          <w:rPr>
            <w:rFonts w:ascii="Cambria Math" w:hAnsi="Cambria Math"/>
            <w:szCs w:val="20"/>
            <w:lang w:val="en-GB"/>
          </w:rPr>
          <m:t>π</m:t>
        </m:r>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oMath>
      <w:r w:rsidRPr="00E90903">
        <w:rPr>
          <w:szCs w:val="20"/>
          <w:lang w:val="en-GB"/>
        </w:rPr>
        <w:t xml:space="preserve"> of area. The detectable signal energy then depends on the blur without any indication that it does, so every conclusion drawn about resolution is contaminated by a change in the signal itself.</w:t>
      </w:r>
    </w:p>
    <w:p w14:paraId="4B9DD01D" w14:textId="77777777"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None of these announce themselves. Each produces a number a reviewer would accept.</w:t>
      </w:r>
    </w:p>
    <w:p w14:paraId="0045BFAE" w14:textId="77777777" w:rsidR="00E747BC" w:rsidRPr="00E90903" w:rsidRDefault="00E747BC" w:rsidP="00F236CC">
      <w:pPr>
        <w:pStyle w:val="MDPI22heading2"/>
        <w:spacing w:before="240"/>
        <w:rPr>
          <w:color w:val="auto"/>
          <w:szCs w:val="20"/>
          <w:lang w:val="en-GB"/>
        </w:rPr>
      </w:pPr>
      <w:r w:rsidRPr="00E90903">
        <w:rPr>
          <w:color w:val="auto"/>
          <w:szCs w:val="20"/>
          <w:lang w:val="en-GB"/>
        </w:rPr>
        <w:t>1.2. What a Regression Test Can and Cannot Establish</w:t>
      </w:r>
    </w:p>
    <w:p w14:paraId="0ED73335" w14:textId="39CD2873"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standard defence is a regression test: run the pipeline, store the output and fail the build if the output ever changes. This is a genuinely useful discipline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it catches </w:t>
      </w:r>
      <w:r w:rsidRPr="00E90903">
        <w:rPr>
          <w:rFonts w:ascii="Palatino Linotype" w:hAnsi="Palatino Linotype" w:cs="Times New Roman"/>
          <w:snapToGrid w:val="0"/>
          <w:sz w:val="20"/>
          <w:szCs w:val="20"/>
          <w:lang w:val="en-GB"/>
          <w14:ligatures w14:val="standardContextual"/>
        </w:rPr>
        <w:lastRenderedPageBreak/>
        <w:t>accidental change, and it makes refactoring safe. It also cannot, in principle, catch any of the three defects above.</w:t>
      </w:r>
    </w:p>
    <w:p w14:paraId="70D4262F" w14:textId="76D5B99C" w:rsidR="00E747BC" w:rsidRPr="00E90903" w:rsidRDefault="00E747BC" w:rsidP="001C3AC8">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reason is structural rather than incidental. If a defect was present when the reference output was recorded</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normal case for a defect that was never noticed</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then the stored value </w:t>
      </w:r>
      <w:r w:rsidRPr="00E90903">
        <w:rPr>
          <w:i/>
          <w:iCs/>
          <w:snapToGrid w:val="0"/>
          <w:color w:val="auto"/>
          <w:sz w:val="20"/>
          <w:lang w:val="en-GB"/>
          <w14:ligatures w14:val="standardContextual"/>
        </w:rPr>
        <w:t>is</w:t>
      </w:r>
      <w:r w:rsidRPr="00E90903">
        <w:rPr>
          <w:snapToGrid w:val="0"/>
          <w:color w:val="auto"/>
          <w:sz w:val="20"/>
          <w:lang w:val="en-GB"/>
          <w14:ligatures w14:val="standardContextual"/>
        </w:rPr>
        <w:t xml:space="preserve"> 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results, and are rarely found by the practices meant to prevent them, is documented across fields [14,15].</w:t>
      </w:r>
    </w:p>
    <w:p w14:paraId="15C9CE8C" w14:textId="77777777" w:rsidR="00E747BC" w:rsidRPr="00E90903" w:rsidRDefault="00E747BC" w:rsidP="001C3AC8">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What can catch such defects is a check whose reference comes from outside the code. Two kinds are available, and the distinction between them turns out to matter:</w:t>
      </w:r>
    </w:p>
    <w:p w14:paraId="7A058515" w14:textId="19BBCB61" w:rsidR="00E747BC" w:rsidRPr="00E90903" w:rsidRDefault="00E747BC" w:rsidP="001C3AC8">
      <w:pPr>
        <w:pStyle w:val="MDPI38bullet"/>
        <w:spacing w:before="60"/>
        <w:rPr>
          <w:szCs w:val="20"/>
          <w:lang w:val="en-GB"/>
        </w:rPr>
      </w:pPr>
      <w:r w:rsidRPr="00E90903">
        <w:rPr>
          <w:b/>
          <w:bCs/>
          <w:szCs w:val="20"/>
          <w:lang w:val="en-GB"/>
        </w:rPr>
        <w:t>Internal identities</w:t>
      </w:r>
      <w:r w:rsidRPr="00E90903">
        <w:rPr>
          <w:szCs w:val="20"/>
          <w:lang w:val="en-GB"/>
        </w:rPr>
        <w:t xml:space="preserve"> must hold for algebraic reasons, whatever the data. That the integral of the NPS over the frequency plane equals the pixel variance is not an empirical fact about a particular phantom; it is Parseval’s theorem. Identities of this kind need no ground truth and therefore continue to work on measured patient data where no truth exists.</w:t>
      </w:r>
    </w:p>
    <w:p w14:paraId="40CF679F" w14:textId="24E1C539" w:rsidR="00E747BC" w:rsidRPr="00E90903" w:rsidRDefault="00E747BC" w:rsidP="001C3AC8">
      <w:pPr>
        <w:pStyle w:val="MDPI38bullet"/>
        <w:rPr>
          <w:color w:val="auto"/>
          <w:szCs w:val="20"/>
          <w:lang w:val="en-GB"/>
        </w:rPr>
      </w:pPr>
      <w:r w:rsidRPr="00E90903">
        <w:rPr>
          <w:szCs w:val="20"/>
          <w:lang w:val="en-GB"/>
        </w:rPr>
        <w:t xml:space="preserve">Neither idea is new to software engineering, and it is worth naming what they are. A check that must hold whatever the input is a </w:t>
      </w:r>
      <w:r w:rsidRPr="00E90903">
        <w:rPr>
          <w:i/>
          <w:iCs/>
          <w:szCs w:val="20"/>
          <w:lang w:val="en-GB"/>
        </w:rPr>
        <w:t>property</w:t>
      </w:r>
      <w:r w:rsidRPr="00E90903">
        <w:rPr>
          <w:szCs w:val="20"/>
          <w:lang w:val="en-GB"/>
        </w:rPr>
        <w:t xml:space="preserve"> in the sense of property-based testing [18], where properties are asserted over generated inputs rather than over stored examples; the internal identities here are properties of that kind, with the algebra of the imaging chain supplying the property instead of a programmer</w:t>
      </w:r>
      <w:r w:rsidR="001F2035" w:rsidRPr="00E90903">
        <w:rPr>
          <w:szCs w:val="20"/>
          <w:lang w:val="en-GB"/>
        </w:rPr>
        <w:t>’</w:t>
      </w:r>
      <w:r w:rsidRPr="00E90903">
        <w:rPr>
          <w:szCs w:val="20"/>
          <w:lang w:val="en-GB"/>
        </w:rPr>
        <w:t xml:space="preserve">s intuition. A check comparing two routes to the same quantity, or the same computation under a transformation that should leave the answer predictable, is a </w:t>
      </w:r>
      <w:r w:rsidRPr="00E90903">
        <w:rPr>
          <w:i/>
          <w:iCs/>
          <w:szCs w:val="20"/>
          <w:lang w:val="en-GB"/>
        </w:rPr>
        <w:t>metamorphic relation</w:t>
      </w:r>
      <w:r w:rsidRPr="00E90903">
        <w:rPr>
          <w:szCs w:val="20"/>
          <w:lang w:val="en-GB"/>
        </w:rPr>
        <w:t xml:space="preserve"> [19], the standard response to the oracle problem</w:t>
      </w:r>
      <w:r w:rsidR="00637206" w:rsidRPr="00E90903">
        <w:rPr>
          <w:szCs w:val="20"/>
          <w:lang w:val="en-GB"/>
        </w:rPr>
        <w:t>—</w:t>
      </w:r>
      <w:r w:rsidRPr="00E90903">
        <w:rPr>
          <w:szCs w:val="20"/>
          <w:lang w:val="en-GB"/>
        </w:rPr>
        <w:t>the situation, exactly this paper</w:t>
      </w:r>
      <w:r w:rsidR="001F2035" w:rsidRPr="00E90903">
        <w:rPr>
          <w:szCs w:val="20"/>
          <w:lang w:val="en-GB"/>
        </w:rPr>
        <w:t>’</w:t>
      </w:r>
      <w:r w:rsidRPr="00E90903">
        <w:rPr>
          <w:szCs w:val="20"/>
          <w:lang w:val="en-GB"/>
        </w:rPr>
        <w:t>s situation, where correct output cannot be recognised by inspection. Verification practice for computational science has made the same argument from the scientific side [20].</w:t>
      </w:r>
    </w:p>
    <w:p w14:paraId="6FC7154D" w14:textId="28DDFAC8" w:rsidR="00E747BC" w:rsidRPr="00E90903" w:rsidRDefault="00E747BC" w:rsidP="001C3AC8">
      <w:pPr>
        <w:pStyle w:val="MDPI38bullet"/>
        <w:rPr>
          <w:color w:val="auto"/>
          <w:szCs w:val="20"/>
          <w:lang w:val="en-GB"/>
        </w:rPr>
      </w:pPr>
      <w:r w:rsidRPr="00E90903">
        <w:rPr>
          <w:szCs w:val="20"/>
          <w:lang w:val="en-GB"/>
        </w:rPr>
        <w:t>What this paper adds is not the idea but its content for one chain: which relations exist in task-based image quality, what each detects, what it costs, and</w:t>
      </w:r>
      <w:r w:rsidR="00637206" w:rsidRPr="00E90903">
        <w:rPr>
          <w:szCs w:val="20"/>
          <w:lang w:val="en-GB"/>
        </w:rPr>
        <w:t>—</w:t>
      </w:r>
      <w:r w:rsidRPr="00E90903">
        <w:rPr>
          <w:szCs w:val="20"/>
          <w:lang w:val="en-GB"/>
        </w:rPr>
        <w:t>the part that cannot be borrowed</w:t>
      </w:r>
      <w:r w:rsidR="00637206" w:rsidRPr="00E90903">
        <w:rPr>
          <w:szCs w:val="20"/>
          <w:lang w:val="en-GB"/>
        </w:rPr>
        <w:t>—</w:t>
      </w:r>
      <w:r w:rsidRPr="00E90903">
        <w:rPr>
          <w:szCs w:val="20"/>
          <w:lang w:val="en-GB"/>
        </w:rPr>
        <w:t>the finding that the two families are not interchangeable.</w:t>
      </w:r>
    </w:p>
    <w:p w14:paraId="4389234F" w14:textId="77777777" w:rsidR="00E747BC" w:rsidRPr="00E90903" w:rsidRDefault="00E747BC" w:rsidP="001C3AC8">
      <w:pPr>
        <w:pStyle w:val="MDPI38bullet"/>
        <w:spacing w:after="60"/>
        <w:rPr>
          <w:szCs w:val="20"/>
          <w:lang w:val="en-GB"/>
        </w:rPr>
      </w:pPr>
      <w:r w:rsidRPr="00E90903">
        <w:rPr>
          <w:b/>
          <w:bCs/>
          <w:szCs w:val="20"/>
          <w:lang w:val="en-GB"/>
        </w:rPr>
        <w:t>Closed-form references</w:t>
      </w:r>
      <w:r w:rsidRPr="00E90903">
        <w:rPr>
          <w:szCs w:val="20"/>
          <w:lang w:val="en-GB"/>
        </w:rPr>
        <w:t xml:space="preserve"> compare an estimate to the analytic answer for an object constructed so that the answer is known: an analytically blurred edge whose presampled MTF is exactly </w:t>
      </w:r>
      <m:oMath>
        <m:r>
          <m:rPr>
            <m:sty m:val="p"/>
          </m:rPr>
          <w:rPr>
            <w:rFonts w:ascii="Cambria Math" w:hAnsi="Cambria Math"/>
            <w:szCs w:val="20"/>
            <w:lang w:val="en-GB"/>
          </w:rPr>
          <m:t>exp(-</m:t>
        </m:r>
        <m:r>
          <w:rPr>
            <w:rFonts w:ascii="Cambria Math" w:hAnsi="Cambria Math"/>
            <w:szCs w:val="20"/>
            <w:lang w:val="en-GB"/>
          </w:rPr>
          <m:t>2</m:t>
        </m:r>
        <m:sSup>
          <m:sSupPr>
            <m:ctrlPr>
              <w:rPr>
                <w:rFonts w:ascii="Cambria Math" w:hAnsi="Cambria Math"/>
                <w:szCs w:val="20"/>
                <w:lang w:val="en-GB"/>
              </w:rPr>
            </m:ctrlPr>
          </m:sSupPr>
          <m:e>
            <m:r>
              <w:rPr>
                <w:rFonts w:ascii="Cambria Math" w:hAnsi="Cambria Math"/>
                <w:szCs w:val="20"/>
                <w:lang w:val="en-GB"/>
              </w:rPr>
              <m:t>π</m:t>
            </m:r>
          </m:e>
          <m:sup>
            <m:r>
              <w:rPr>
                <w:rFonts w:ascii="Cambria Math" w:hAnsi="Cambria Math"/>
                <w:szCs w:val="20"/>
                <w:lang w:val="en-GB"/>
              </w:rPr>
              <m:t>2</m:t>
            </m:r>
          </m:sup>
        </m:sSup>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sSup>
          <m:sSupPr>
            <m:ctrlPr>
              <w:rPr>
                <w:rFonts w:ascii="Cambria Math" w:hAnsi="Cambria Math"/>
                <w:szCs w:val="20"/>
                <w:lang w:val="en-GB"/>
              </w:rPr>
            </m:ctrlPr>
          </m:sSupPr>
          <m:e>
            <m:r>
              <w:rPr>
                <w:rFonts w:ascii="Cambria Math" w:hAnsi="Cambria Math"/>
                <w:szCs w:val="20"/>
                <w:lang w:val="en-GB"/>
              </w:rPr>
              <m:t>f</m:t>
            </m:r>
          </m:e>
          <m:sup>
            <m:r>
              <w:rPr>
                <w:rFonts w:ascii="Cambria Math" w:hAnsi="Cambria Math"/>
                <w:szCs w:val="20"/>
                <w:lang w:val="en-GB"/>
              </w:rPr>
              <m:t>2</m:t>
            </m:r>
          </m:sup>
        </m:sSup>
        <m:r>
          <m:rPr>
            <m:sty m:val="p"/>
          </m:rPr>
          <w:rPr>
            <w:rFonts w:ascii="Cambria Math" w:hAnsi="Cambria Math"/>
            <w:szCs w:val="20"/>
            <w:lang w:val="en-GB"/>
          </w:rPr>
          <m:t>)</m:t>
        </m:r>
      </m:oMath>
      <w:r w:rsidRPr="00E90903">
        <w:rPr>
          <w:szCs w:val="20"/>
          <w:lang w:val="en-GB"/>
        </w:rPr>
        <w:t xml:space="preserve">, or white noise of known variance whose spectrum is exactly </w:t>
      </w:r>
      <m:oMath>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r>
          <w:rPr>
            <w:rFonts w:ascii="Cambria Math" w:hAnsi="Cambria Math"/>
            <w:szCs w:val="20"/>
            <w:lang w:val="en-GB"/>
          </w:rPr>
          <m:t> </m:t>
        </m:r>
        <m:r>
          <m:rPr>
            <m:sty m:val="p"/>
          </m:rPr>
          <w:rPr>
            <w:rFonts w:ascii="Cambria Math" w:hAnsi="Cambria Math"/>
            <w:szCs w:val="20"/>
            <w:lang w:val="en-GB"/>
          </w:rPr>
          <m:t>Δ</m:t>
        </m:r>
        <m:r>
          <w:rPr>
            <w:rFonts w:ascii="Cambria Math" w:hAnsi="Cambria Math"/>
            <w:szCs w:val="20"/>
            <w:lang w:val="en-GB"/>
          </w:rPr>
          <m:t>x </m:t>
        </m:r>
        <m:r>
          <m:rPr>
            <m:sty m:val="p"/>
          </m:rPr>
          <w:rPr>
            <w:rFonts w:ascii="Cambria Math" w:hAnsi="Cambria Math"/>
            <w:szCs w:val="20"/>
            <w:lang w:val="en-GB"/>
          </w:rPr>
          <m:t>Δ</m:t>
        </m:r>
        <m:r>
          <w:rPr>
            <w:rFonts w:ascii="Cambria Math" w:hAnsi="Cambria Math"/>
            <w:szCs w:val="20"/>
            <w:lang w:val="en-GB"/>
          </w:rPr>
          <m:t>y</m:t>
        </m:r>
      </m:oMath>
      <w:r w:rsidRPr="00E90903">
        <w:rPr>
          <w:szCs w:val="20"/>
          <w:lang w:val="en-GB"/>
        </w:rPr>
        <w:t>. These are stronger, and they require a phantom.</w:t>
      </w:r>
    </w:p>
    <w:p w14:paraId="7F1C5CBF" w14:textId="6D068726"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Whether the second kind is worth its cost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whether a synthetic phantom earns its place in a workflow whose object is real images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is an empirical question that this paper answers.</w:t>
      </w:r>
    </w:p>
    <w:p w14:paraId="7E1EFD6D" w14:textId="77777777" w:rsidR="00E747BC" w:rsidRPr="00E90903" w:rsidRDefault="00E747BC" w:rsidP="00F236CC">
      <w:pPr>
        <w:pStyle w:val="MDPI22heading2"/>
        <w:spacing w:before="240"/>
        <w:rPr>
          <w:color w:val="auto"/>
          <w:szCs w:val="20"/>
          <w:lang w:val="en-GB"/>
        </w:rPr>
      </w:pPr>
      <w:r w:rsidRPr="00E90903">
        <w:rPr>
          <w:color w:val="auto"/>
          <w:szCs w:val="20"/>
          <w:lang w:val="en-GB"/>
        </w:rPr>
        <w:t>1.3. Contributions</w:t>
      </w:r>
    </w:p>
    <w:p w14:paraId="05ED2A20" w14:textId="77777777" w:rsidR="00E747BC" w:rsidRPr="00E90903" w:rsidRDefault="00E747BC" w:rsidP="001C3AC8">
      <w:pPr>
        <w:pStyle w:val="MDPI37itemize"/>
        <w:spacing w:before="60"/>
        <w:rPr>
          <w:snapToGrid w:val="0"/>
          <w:szCs w:val="20"/>
          <w:lang w:val="en-GB"/>
        </w:rPr>
      </w:pPr>
      <w:r w:rsidRPr="00E90903">
        <w:rPr>
          <w:snapToGrid w:val="0"/>
          <w:szCs w:val="20"/>
          <w:lang w:val="en-GB"/>
        </w:rPr>
        <w:t xml:space="preserve">A controlled </w:t>
      </w:r>
      <w:r w:rsidRPr="00E90903">
        <w:rPr>
          <w:b/>
          <w:bCs/>
          <w:snapToGrid w:val="0"/>
          <w:szCs w:val="20"/>
          <w:lang w:val="en-GB"/>
        </w:rPr>
        <w:t>injection study</w:t>
      </w:r>
      <w:r w:rsidRPr="00E90903">
        <w:rPr>
          <w:snapToGrid w:val="0"/>
          <w:szCs w:val="20"/>
          <w:lang w:val="en-GB"/>
        </w:rPr>
        <w:t xml:space="preserve">: six defects, each dialled by a severity that recovers the correct pipeline exactly at zero, evaluated against a self-consistency regression test and six checks, with the severity of first detection compared against the severity at which the reported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napToGrid w:val="0"/>
          <w:szCs w:val="20"/>
          <w:lang w:val="en-GB"/>
        </w:rPr>
        <w:t xml:space="preserve"> first becomes materially wrong.</w:t>
      </w:r>
    </w:p>
    <w:p w14:paraId="7675B3E9" w14:textId="6F3FDE4F" w:rsidR="00E747BC" w:rsidRPr="00E90903" w:rsidRDefault="00E747BC" w:rsidP="001C3AC8">
      <w:pPr>
        <w:pStyle w:val="MDPI37itemize"/>
        <w:rPr>
          <w:snapToGrid w:val="0"/>
          <w:szCs w:val="20"/>
          <w:lang w:val="en-GB"/>
        </w:rPr>
      </w:pPr>
      <w:r w:rsidRPr="00E90903">
        <w:rPr>
          <w:snapToGrid w:val="0"/>
          <w:szCs w:val="20"/>
          <w:lang w:val="en-GB"/>
        </w:rPr>
        <w:t xml:space="preserve">The finding that the two check families are </w:t>
      </w:r>
      <w:r w:rsidRPr="00E90903">
        <w:rPr>
          <w:b/>
          <w:bCs/>
          <w:snapToGrid w:val="0"/>
          <w:szCs w:val="20"/>
          <w:lang w:val="en-GB"/>
        </w:rPr>
        <w:t>complementary and individually insufficient</w:t>
      </w:r>
      <w:r w:rsidRPr="00E90903">
        <w:rPr>
          <w:snapToGrid w:val="0"/>
          <w:szCs w:val="20"/>
          <w:lang w:val="en-GB"/>
        </w:rPr>
        <w:t xml:space="preserve">, </w:t>
      </w:r>
      <w:r w:rsidRPr="00E90903">
        <w:rPr>
          <w:snapToGrid w:val="0"/>
          <w:szCs w:val="20"/>
          <w:u w:color="8969CD"/>
          <w:lang w:val="en-GB"/>
        </w:rPr>
        <w:t>and in particular</w:t>
      </w:r>
      <w:r w:rsidR="00722CBC" w:rsidRPr="00E90903">
        <w:rPr>
          <w:snapToGrid w:val="0"/>
          <w:szCs w:val="20"/>
          <w:u w:color="8969CD"/>
          <w:lang w:val="en-GB"/>
        </w:rPr>
        <w:t>,</w:t>
      </w:r>
      <w:r w:rsidRPr="00E90903">
        <w:rPr>
          <w:snapToGrid w:val="0"/>
          <w:szCs w:val="20"/>
          <w:lang w:val="en-GB"/>
        </w:rPr>
        <w:t xml:space="preserve"> that half of these defects are undetectable without a phantom of known truth.</w:t>
      </w:r>
    </w:p>
    <w:p w14:paraId="1C83EAE2" w14:textId="547607C7" w:rsidR="00E747BC" w:rsidRPr="00E90903" w:rsidRDefault="00E747BC" w:rsidP="001C3AC8">
      <w:pPr>
        <w:pStyle w:val="MDPI37itemize"/>
        <w:rPr>
          <w:snapToGrid w:val="0"/>
          <w:szCs w:val="20"/>
          <w:lang w:val="en-GB"/>
        </w:rPr>
      </w:pPr>
      <w:r w:rsidRPr="00E90903">
        <w:rPr>
          <w:snapToGrid w:val="0"/>
          <w:szCs w:val="20"/>
          <w:lang w:val="en-GB"/>
        </w:rPr>
        <w:lastRenderedPageBreak/>
        <w:t xml:space="preserve">Two </w:t>
      </w:r>
      <w:r w:rsidRPr="00E90903">
        <w:rPr>
          <w:b/>
          <w:bCs/>
          <w:snapToGrid w:val="0"/>
          <w:szCs w:val="20"/>
          <w:lang w:val="en-GB"/>
        </w:rPr>
        <w:t>corrected magnitudes</w:t>
      </w:r>
      <w:r w:rsidRPr="00E90903">
        <w:rPr>
          <w:snapToGrid w:val="0"/>
          <w:szCs w:val="20"/>
          <w:lang w:val="en-GB"/>
        </w:rPr>
        <w:t xml:space="preserve"> for defects previously reported only qualitatively: the angular structure of the bin-centre jitter bias</w:t>
      </w:r>
      <w:r w:rsidR="00722CBC" w:rsidRPr="00E90903">
        <w:rPr>
          <w:snapToGrid w:val="0"/>
          <w:szCs w:val="20"/>
          <w:lang w:val="en-GB"/>
        </w:rPr>
        <w:t xml:space="preserve"> </w:t>
      </w:r>
      <w:r w:rsidRPr="00E90903">
        <w:rPr>
          <w:snapToGrid w:val="0"/>
          <w:szCs w:val="20"/>
          <w:lang w:val="en-GB"/>
        </w:rPr>
        <w:t>and the dependence of the omitted-sinc bias on a free implementation parameter.</w:t>
      </w:r>
    </w:p>
    <w:p w14:paraId="0BD68FAF" w14:textId="77777777" w:rsidR="00E747BC" w:rsidRPr="00E90903" w:rsidRDefault="00E747BC" w:rsidP="001C3AC8">
      <w:pPr>
        <w:pStyle w:val="MDPI37itemize"/>
        <w:spacing w:after="60"/>
        <w:rPr>
          <w:snapToGrid w:val="0"/>
          <w:szCs w:val="20"/>
          <w:lang w:val="en-GB"/>
        </w:rPr>
      </w:pPr>
      <w:r w:rsidRPr="00E90903">
        <w:rPr>
          <w:snapToGrid w:val="0"/>
          <w:szCs w:val="20"/>
          <w:lang w:val="en-GB"/>
        </w:rPr>
        <w:t xml:space="preserve">A demonstration that the same chain, unmodified, reproduces the required behaviour on </w:t>
      </w:r>
      <w:r w:rsidRPr="00E90903">
        <w:rPr>
          <w:b/>
          <w:bCs/>
          <w:snapToGrid w:val="0"/>
          <w:szCs w:val="20"/>
          <w:lang w:val="en-GB"/>
        </w:rPr>
        <w:t>measured projections from a clinical scanner</w:t>
      </w:r>
      <w:r w:rsidRPr="00E90903">
        <w:rPr>
          <w:snapToGrid w:val="0"/>
          <w:szCs w:val="20"/>
          <w:lang w:val="en-GB"/>
        </w:rPr>
        <w:t xml:space="preserve"> across a seven-point reconstruction-kernel sweep.</w:t>
      </w:r>
    </w:p>
    <w:p w14:paraId="4152ED2A" w14:textId="77777777" w:rsidR="00E747BC" w:rsidRPr="00E90903" w:rsidRDefault="00E747BC" w:rsidP="00F236CC">
      <w:pPr>
        <w:pStyle w:val="MDPI21heading1"/>
        <w:rPr>
          <w:color w:val="auto"/>
          <w:szCs w:val="24"/>
          <w:lang w:val="en-GB"/>
        </w:rPr>
      </w:pPr>
      <w:r w:rsidRPr="00E90903">
        <w:rPr>
          <w:color w:val="auto"/>
          <w:szCs w:val="24"/>
          <w:lang w:val="en-GB"/>
        </w:rPr>
        <w:t>2. Materials and Methods</w:t>
      </w:r>
    </w:p>
    <w:p w14:paraId="25612DC4" w14:textId="77777777" w:rsidR="00E747BC" w:rsidRPr="00E90903" w:rsidRDefault="00E747BC" w:rsidP="00F236CC">
      <w:pPr>
        <w:pStyle w:val="MDPI22heading2"/>
        <w:rPr>
          <w:color w:val="auto"/>
          <w:szCs w:val="20"/>
          <w:lang w:val="en-GB"/>
        </w:rPr>
      </w:pPr>
      <w:r w:rsidRPr="00E90903">
        <w:rPr>
          <w:color w:val="auto"/>
          <w:szCs w:val="20"/>
          <w:lang w:val="en-GB"/>
        </w:rPr>
        <w:t>2.1. The Pipeline Under Test</w:t>
      </w:r>
    </w:p>
    <w:p w14:paraId="1C2572F3" w14:textId="1A2F7F02" w:rsidR="00E747BC" w:rsidRPr="00E90903" w:rsidRDefault="00E747BC" w:rsidP="00CE3F1B">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All experiments use one pure-Python implementation of the chain (</w:t>
      </w:r>
      <w:r w:rsidRPr="00E90903">
        <w:rPr>
          <w:rStyle w:val="VerbatimChar"/>
          <w:rFonts w:ascii="Palatino Linotype" w:hAnsi="Palatino Linotype" w:cs="Times New Roman"/>
          <w:i w:val="0"/>
          <w:snapToGrid w:val="0"/>
          <w:sz w:val="20"/>
          <w:szCs w:val="20"/>
          <w:lang w:val="en-GB"/>
          <w14:ligatures w14:val="standardContextual"/>
        </w:rPr>
        <w:t>taskiq-core</w:t>
      </w:r>
      <w:r w:rsidRPr="00E90903">
        <w:rPr>
          <w:rFonts w:ascii="Palatino Linotype" w:hAnsi="Palatino Linotype" w:cs="Times New Roman"/>
          <w:snapToGrid w:val="0"/>
          <w:sz w:val="20"/>
          <w:szCs w:val="20"/>
          <w:lang w:val="en-GB"/>
          <w14:ligatures w14:val="standardContextual"/>
        </w:rPr>
        <w:t xml:space="preserve">), which computes the slanted-edge MTF, the two-dimensional and radially averaged NPS, the unnormalised </w:t>
      </w:r>
      <m:oMath>
        <m:r>
          <m:rPr>
            <m:sty m:val="p"/>
          </m:rPr>
          <w:rPr>
            <w:rFonts w:ascii="Cambria Math" w:hAnsi="Cambria Math"/>
            <w:sz w:val="20"/>
            <w:szCs w:val="20"/>
            <w:lang w:val="en-GB"/>
          </w:rPr>
          <m:t>NEQ=</m:t>
        </m:r>
        <m:sSup>
          <m:sSupPr>
            <m:ctrlPr>
              <w:rPr>
                <w:rFonts w:ascii="Cambria Math" w:hAnsi="Cambria Math"/>
                <w:sz w:val="20"/>
                <w:szCs w:val="20"/>
                <w:lang w:val="en-GB"/>
              </w:rPr>
            </m:ctrlPr>
          </m:sSupPr>
          <m:e>
            <m:r>
              <m:rPr>
                <m:sty m:val="p"/>
              </m:rPr>
              <w:rPr>
                <w:rFonts w:ascii="Cambria Math" w:hAnsi="Cambria Math"/>
                <w:sz w:val="20"/>
                <w:szCs w:val="20"/>
                <w:lang w:val="en-GB"/>
              </w:rPr>
              <m:t>MTF</m:t>
            </m:r>
          </m:e>
          <m:sup>
            <m:r>
              <w:rPr>
                <w:rFonts w:ascii="Cambria Math" w:hAnsi="Cambria Math"/>
                <w:sz w:val="20"/>
                <w:szCs w:val="20"/>
                <w:lang w:val="en-GB"/>
              </w:rPr>
              <m:t>2</m:t>
            </m:r>
          </m:sup>
        </m:sSup>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xml:space="preserve">, </w:t>
      </w:r>
      <w:ins w:id="10" w:author="Shuji Yamamoto" w:date="2026-09-11T17:38:00Z" w16du:dateUtc="2026-09-11T08:38:00Z">
        <w:r w:rsidR="00421E12">
          <w:rPr>
            <w:rFonts w:ascii="Palatino Linotype" w:hAnsi="Palatino Linotype" w:cs="Times New Roman"/>
            <w:snapToGrid w:val="0"/>
            <w:sz w:val="20"/>
            <w:szCs w:val="20"/>
            <w:lang w:val="en-GB"/>
            <w14:ligatures w14:val="standardContextual"/>
          </w:rPr>
          <w:t>the area under the receiver operating characteristic (ROC) curve</w:t>
        </w:r>
      </w:ins>
      <w:del w:id="11"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the area under the ROC curve</w:delText>
        </w:r>
      </w:del>
      <w:r w:rsidRPr="00E90903">
        <w:rPr>
          <w:rFonts w:ascii="Palatino Linotype" w:hAnsi="Palatino Linotype" w:cs="Times New Roman"/>
          <w:snapToGrid w:val="0"/>
          <w:sz w:val="20"/>
          <w:szCs w:val="20"/>
          <w:lang w:val="en-GB"/>
          <w14:ligatures w14:val="standardContextual"/>
        </w:rPr>
        <w:t xml:space="preserve"> computed distribution-free from the Mann–Whitney statistic, and two-alternative-forced-choice percent correct.</w:t>
      </w:r>
    </w:p>
    <w:p w14:paraId="63B79756" w14:textId="0457F34D" w:rsidR="00E747BC" w:rsidRPr="00E90903" w:rsidRDefault="00E747BC" w:rsidP="00CE3F1B">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sz w:val="20"/>
          <w:lang w:val="en-GB"/>
          <w14:ligatures w14:val="standardContextual"/>
        </w:rPr>
        <w:t>The MTF estimator forms the edge-spread function</w:t>
      </w:r>
      <w:r w:rsidR="00637206" w:rsidRPr="00E90903">
        <w:rPr>
          <w:snapToGrid w:val="0"/>
          <w:sz w:val="20"/>
          <w:lang w:val="en-GB"/>
          <w14:ligatures w14:val="standardContextual"/>
        </w:rPr>
        <w:t>—</w:t>
      </w:r>
      <w:r w:rsidRPr="00E90903">
        <w:rPr>
          <w:snapToGrid w:val="0"/>
          <w:sz w:val="20"/>
          <w:lang w:val="en-GB"/>
          <w14:ligatures w14:val="standardContextual"/>
        </w:rPr>
        <w:t>the ESF, the mean profile across the edge obtained by projecting every pixel onto the edge normal and binning far below the pixel pitch, which is what the edge</w:t>
      </w:r>
      <w:r w:rsidR="001F2035" w:rsidRPr="00E90903">
        <w:rPr>
          <w:snapToGrid w:val="0"/>
          <w:sz w:val="20"/>
          <w:lang w:val="en-GB"/>
          <w14:ligatures w14:val="standardContextual"/>
        </w:rPr>
        <w:t>’</w:t>
      </w:r>
      <w:r w:rsidRPr="00E90903">
        <w:rPr>
          <w:snapToGrid w:val="0"/>
          <w:sz w:val="20"/>
          <w:lang w:val="en-GB"/>
          <w14:ligatures w14:val="standardContextual"/>
        </w:rPr>
        <w:t>s tilt buys</w:t>
      </w:r>
      <w:r w:rsidR="00637206" w:rsidRPr="00E90903">
        <w:rPr>
          <w:snapToGrid w:val="0"/>
          <w:sz w:val="20"/>
          <w:lang w:val="en-GB"/>
          <w14:ligatures w14:val="standardContextual"/>
        </w:rPr>
        <w:t>—</w:t>
      </w:r>
      <w:r w:rsidRPr="00E90903">
        <w:rPr>
          <w:snapToGrid w:val="0"/>
          <w:sz w:val="20"/>
          <w:lang w:val="en-GB"/>
          <w14:ligatures w14:val="standardContextual"/>
        </w:rPr>
        <w:t xml:space="preserve">differentiates it to the line-spread function, the LSF, by a central difference between adjacent bins, and transforms the LSF, analytically dividing out the two transfer functions the estimator itself introduces: the bin-average boxcar, </w:t>
      </w:r>
      <m:oMath>
        <m:r>
          <m:rPr>
            <m:sty m:val="p"/>
          </m:rPr>
          <w:rPr>
            <w:rFonts w:ascii="Cambria Math" w:hAnsi="Cambria Math"/>
            <w:color w:val="auto"/>
            <w:sz w:val="20"/>
            <w:lang w:val="en-GB"/>
          </w:rPr>
          <m:t>sinc(</m:t>
        </m:r>
        <m:r>
          <w:rPr>
            <w:rFonts w:ascii="Cambria Math" w:hAnsi="Cambria Math"/>
            <w:color w:val="auto"/>
            <w:sz w:val="20"/>
            <w:lang w:val="en-GB"/>
          </w:rPr>
          <m:t>fh</m:t>
        </m:r>
        <m:r>
          <m:rPr>
            <m:sty m:val="p"/>
          </m:rPr>
          <w:rPr>
            <w:rFonts w:ascii="Cambria Math" w:hAnsi="Cambria Math"/>
            <w:color w:val="auto"/>
            <w:sz w:val="20"/>
            <w:lang w:val="en-GB"/>
          </w:rPr>
          <m:t>)</m:t>
        </m:r>
      </m:oMath>
      <w:r w:rsidRPr="00E90903">
        <w:rPr>
          <w:snapToGrid w:val="0"/>
          <w:sz w:val="20"/>
          <w:lang w:val="en-GB"/>
          <w14:ligatures w14:val="standardContextual"/>
        </w:rPr>
        <w:t xml:space="preserve">, and the central-difference derivative, </w:t>
      </w:r>
      <m:oMath>
        <m:r>
          <m:rPr>
            <m:sty m:val="p"/>
          </m:rPr>
          <w:rPr>
            <w:rFonts w:ascii="Cambria Math" w:hAnsi="Cambria Math"/>
            <w:color w:val="auto"/>
            <w:sz w:val="20"/>
            <w:lang w:val="en-GB"/>
          </w:rPr>
          <m:t>sinc(</m:t>
        </m:r>
        <m:r>
          <w:rPr>
            <w:rFonts w:ascii="Cambria Math" w:hAnsi="Cambria Math"/>
            <w:color w:val="auto"/>
            <w:sz w:val="20"/>
            <w:lang w:val="en-GB"/>
          </w:rPr>
          <m:t>2fh</m:t>
        </m:r>
        <m:r>
          <m:rPr>
            <m:sty m:val="p"/>
          </m:rPr>
          <w:rPr>
            <w:rFonts w:ascii="Cambria Math" w:hAnsi="Cambria Math"/>
            <w:color w:val="auto"/>
            <w:sz w:val="20"/>
            <w:lang w:val="en-GB"/>
          </w:rPr>
          <m:t>)</m:t>
        </m:r>
      </m:oMath>
      <w:r w:rsidRPr="00E90903">
        <w:rPr>
          <w:snapToGrid w:val="0"/>
          <w:sz w:val="20"/>
          <w:lang w:val="en-GB"/>
          <w14:ligatures w14:val="standardContextual"/>
        </w:rPr>
        <w:t xml:space="preserve">, where </w:t>
      </w:r>
      <m:oMath>
        <m:r>
          <w:rPr>
            <w:rFonts w:ascii="Cambria Math" w:hAnsi="Cambria Math"/>
            <w:color w:val="auto"/>
            <w:sz w:val="20"/>
            <w:lang w:val="en-GB"/>
          </w:rPr>
          <m:t>h</m:t>
        </m:r>
      </m:oMath>
      <w:r w:rsidRPr="00E90903">
        <w:rPr>
          <w:snapToGrid w:val="0"/>
          <w:sz w:val="20"/>
          <w:lang w:val="en-GB"/>
          <w14:ligatures w14:val="standardContextual"/>
        </w:rPr>
        <w:t xml:space="preserve"> 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14:paraId="1535ADE3" w14:textId="7C1EE2F3" w:rsidR="00E747BC" w:rsidRPr="00E90903" w:rsidRDefault="00E747BC" w:rsidP="00CE3F1B">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Unless stated otherwise the reference configuration is pixel pitch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0.1</m:t>
        </m:r>
      </m:oMath>
      <w:r w:rsidRPr="00E90903">
        <w:rPr>
          <w:snapToGrid w:val="0"/>
          <w:color w:val="auto"/>
          <w:sz w:val="20"/>
          <w:lang w:val="en-GB"/>
          <w14:ligatures w14:val="standardContextual"/>
        </w:rPr>
        <w:t xml:space="preserve"> mm, system blur </w:t>
      </w:r>
      <m:oMath>
        <m:r>
          <w:rPr>
            <w:rFonts w:ascii="Cambria Math" w:hAnsi="Cambria Math"/>
            <w:color w:val="auto"/>
            <w:sz w:val="20"/>
            <w:lang w:val="en-GB"/>
          </w:rPr>
          <m:t>σ</m:t>
        </m:r>
        <m:r>
          <m:rPr>
            <m:sty m:val="p"/>
          </m:rPr>
          <w:rPr>
            <w:rFonts w:ascii="Cambria Math" w:hAnsi="Cambria Math"/>
            <w:color w:val="auto"/>
            <w:sz w:val="20"/>
            <w:lang w:val="en-GB"/>
          </w:rPr>
          <m:t>=</m:t>
        </m:r>
        <m:r>
          <w:rPr>
            <w:rFonts w:ascii="Cambria Math" w:hAnsi="Cambria Math"/>
            <w:color w:val="auto"/>
            <w:sz w:val="20"/>
            <w:lang w:val="en-GB"/>
          </w:rPr>
          <m:t>0.15</m:t>
        </m:r>
      </m:oMath>
      <w:r w:rsidRPr="00E90903">
        <w:rPr>
          <w:snapToGrid w:val="0"/>
          <w:color w:val="auto"/>
          <w:sz w:val="20"/>
          <w:lang w:val="en-GB"/>
          <w14:ligatures w14:val="standardContextual"/>
        </w:rPr>
        <w:t xml:space="preserve"> mm, a </w:t>
      </w:r>
      <m:oMath>
        <m:r>
          <w:rPr>
            <w:rFonts w:ascii="Cambria Math" w:hAnsi="Cambria Math"/>
            <w:color w:val="auto"/>
            <w:sz w:val="20"/>
            <w:lang w:val="en-GB"/>
          </w:rPr>
          <m:t>256</m:t>
        </m:r>
        <m:r>
          <m:rPr>
            <m:sty m:val="p"/>
          </m:rPr>
          <w:rPr>
            <w:rFonts w:ascii="Cambria Math" w:hAnsi="Cambria Math"/>
            <w:color w:val="auto"/>
            <w:sz w:val="20"/>
            <w:lang w:val="en-GB"/>
          </w:rPr>
          <m:t>×</m:t>
        </m:r>
        <m:r>
          <w:rPr>
            <w:rFonts w:ascii="Cambria Math" w:hAnsi="Cambria Math"/>
            <w:color w:val="auto"/>
            <w:sz w:val="20"/>
            <w:lang w:val="en-GB"/>
          </w:rPr>
          <m:t>256</m:t>
        </m:r>
      </m:oMath>
      <w:r w:rsidRPr="00E90903">
        <w:rPr>
          <w:snapToGrid w:val="0"/>
          <w:color w:val="auto"/>
          <w:sz w:val="20"/>
          <w:lang w:val="en-GB"/>
          <w14:ligatures w14:val="standardContextual"/>
        </w:rPr>
        <w:t xml:space="preserve"> edge phantom at 5°, a </w:t>
      </w:r>
      <m:oMath>
        <m:r>
          <w:rPr>
            <w:rFonts w:ascii="Cambria Math" w:hAnsi="Cambria Math"/>
            <w:color w:val="auto"/>
            <w:sz w:val="20"/>
            <w:lang w:val="en-GB"/>
          </w:rPr>
          <m:t>64</m:t>
        </m:r>
        <m:r>
          <m:rPr>
            <m:sty m:val="p"/>
          </m:rPr>
          <w:rPr>
            <w:rFonts w:ascii="Cambria Math" w:hAnsi="Cambria Math"/>
            <w:color w:val="auto"/>
            <w:sz w:val="20"/>
            <w:lang w:val="en-GB"/>
          </w:rPr>
          <m:t>×</m:t>
        </m:r>
        <m:r>
          <w:rPr>
            <w:rFonts w:ascii="Cambria Math" w:hAnsi="Cambria Math"/>
            <w:color w:val="auto"/>
            <w:sz w:val="20"/>
            <w:lang w:val="en-GB"/>
          </w:rPr>
          <m:t>64</m:t>
        </m:r>
      </m:oMath>
      <w:r w:rsidRPr="00E90903">
        <w:rPr>
          <w:snapToGrid w:val="0"/>
          <w:color w:val="auto"/>
          <w:sz w:val="20"/>
          <w:lang w:val="en-GB"/>
          <w14:ligatures w14:val="standardContextual"/>
        </w:rPr>
        <w:t xml:space="preserve"> noise region over 64 realisations at noise standard deviation 20 units, and a </w:t>
      </w:r>
      <w:r w:rsidR="00096C6F" w:rsidRPr="00E90903">
        <w:rPr>
          <w:snapToGrid w:val="0"/>
          <w:color w:val="auto"/>
          <w:sz w:val="20"/>
          <w:u w:color="EEB1D5"/>
          <w:lang w:val="en-GB"/>
          <w14:ligatures w14:val="standardContextual"/>
        </w:rPr>
        <w:t>disc</w:t>
      </w:r>
      <w:r w:rsidRPr="00E90903">
        <w:rPr>
          <w:snapToGrid w:val="0"/>
          <w:color w:val="auto"/>
          <w:sz w:val="20"/>
          <w:lang w:val="en-GB"/>
          <w14:ligatures w14:val="standardContextual"/>
        </w:rPr>
        <w:t xml:space="preserve"> signal of radius 0.8 mm and contrast 6 units. The reference pipeline returns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r>
          <w:rPr>
            <w:rFonts w:ascii="Cambria Math" w:hAnsi="Cambria Math"/>
            <w:color w:val="auto"/>
            <w:sz w:val="20"/>
            <w:lang w:val="en-GB"/>
          </w:rPr>
          <m:t>3.5745</m:t>
        </m:r>
      </m:oMath>
      <w:r w:rsidRPr="00E90903">
        <w:rPr>
          <w:snapToGrid w:val="0"/>
          <w:color w:val="auto"/>
          <w:sz w:val="20"/>
          <w:lang w:val="en-GB"/>
          <w14:ligatures w14:val="standardContextual"/>
        </w:rPr>
        <w:t xml:space="preserve"> from the prewhitening observer and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r>
          <w:rPr>
            <w:rFonts w:ascii="Cambria Math" w:hAnsi="Cambria Math"/>
            <w:color w:val="auto"/>
            <w:sz w:val="20"/>
            <w:lang w:val="en-GB"/>
          </w:rPr>
          <m:t>3.5719</m:t>
        </m:r>
      </m:oMath>
      <w:r w:rsidRPr="00E90903">
        <w:rPr>
          <w:snapToGrid w:val="0"/>
          <w:color w:val="auto"/>
          <w:sz w:val="20"/>
          <w:lang w:val="en-GB"/>
          <w14:ligatures w14:val="standardContextual"/>
        </w:rPr>
        <w:t xml:space="preserve"> through the NEQ route.</w:t>
      </w:r>
    </w:p>
    <w:p w14:paraId="475CA9AB" w14:textId="77777777" w:rsidR="00E747BC" w:rsidRPr="00E90903" w:rsidRDefault="00E747BC" w:rsidP="00F236CC">
      <w:pPr>
        <w:pStyle w:val="MDPI22heading2"/>
        <w:spacing w:before="240"/>
        <w:rPr>
          <w:color w:val="auto"/>
          <w:szCs w:val="20"/>
          <w:lang w:val="en-GB"/>
        </w:rPr>
      </w:pPr>
      <w:r w:rsidRPr="00E90903">
        <w:rPr>
          <w:color w:val="auto"/>
          <w:szCs w:val="20"/>
          <w:lang w:val="en-GB"/>
        </w:rPr>
        <w:t>2.2. The Checks</w:t>
      </w:r>
    </w:p>
    <w:p w14:paraId="48E5D48B" w14:textId="47F58ED2" w:rsidR="00E747BC" w:rsidRPr="00E90903" w:rsidRDefault="00E747BC" w:rsidP="00CE3F1B">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Six checks were implemented</w:t>
      </w:r>
      <w:r w:rsidR="00D56681"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 four internal identities and two closed-form references (Table 1). Each returns a scalar violation magnitude; a check </w:t>
      </w:r>
      <w:r w:rsidRPr="00E90903">
        <w:rPr>
          <w:rFonts w:ascii="Palatino Linotype" w:hAnsi="Palatino Linotype" w:cs="Times New Roman"/>
          <w:i/>
          <w:iCs/>
          <w:snapToGrid w:val="0"/>
          <w:sz w:val="20"/>
          <w:szCs w:val="20"/>
          <w:lang w:val="en-GB"/>
          <w14:ligatures w14:val="standardContextual"/>
        </w:rPr>
        <w:t>fires</w:t>
      </w:r>
      <w:r w:rsidRPr="00E90903">
        <w:rPr>
          <w:rFonts w:ascii="Palatino Linotype" w:hAnsi="Palatino Linotype" w:cs="Times New Roman"/>
          <w:snapToGrid w:val="0"/>
          <w:sz w:val="20"/>
          <w:szCs w:val="20"/>
          <w:lang w:val="en-GB"/>
          <w14:ligatures w14:val="standardContextual"/>
        </w:rPr>
        <w:t xml:space="preserve"> when that magnitude exceeds its tolerance.</w:t>
      </w:r>
    </w:p>
    <w:p w14:paraId="3417C704" w14:textId="77777777" w:rsidR="00E747BC" w:rsidRPr="00E90903" w:rsidRDefault="00E747BC" w:rsidP="00CE3F1B">
      <w:pPr>
        <w:pStyle w:val="a0"/>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Table 1.</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The six checks, their family, and the tolerance each is held to. Tolerances are set from the estimator’s measured reproducibility on a correct pipeline, with an order of magnitude of margin.</w:t>
      </w:r>
    </w:p>
    <w:tbl>
      <w:tblPr>
        <w:tblStyle w:val="Table"/>
        <w:tblW w:w="10465" w:type="dxa"/>
        <w:jc w:val="center"/>
        <w:tblLayout w:type="fixed"/>
        <w:tblCellMar>
          <w:left w:w="0" w:type="dxa"/>
          <w:right w:w="0" w:type="dxa"/>
        </w:tblCellMar>
        <w:tblLook w:val="0020" w:firstRow="1" w:lastRow="0" w:firstColumn="0" w:lastColumn="0" w:noHBand="0" w:noVBand="0"/>
      </w:tblPr>
      <w:tblGrid>
        <w:gridCol w:w="1843"/>
        <w:gridCol w:w="3388"/>
        <w:gridCol w:w="2617"/>
        <w:gridCol w:w="2617"/>
      </w:tblGrid>
      <w:tr w:rsidR="00E747BC" w:rsidRPr="00E90903" w14:paraId="18F758E1" w14:textId="77777777" w:rsidTr="00CE3F1B">
        <w:trPr>
          <w:cnfStyle w:val="100000000000" w:firstRow="1" w:lastRow="0" w:firstColumn="0" w:lastColumn="0" w:oddVBand="0" w:evenVBand="0" w:oddHBand="0" w:evenHBand="0" w:firstRowFirstColumn="0" w:firstRowLastColumn="0" w:lastRowFirstColumn="0" w:lastRowLastColumn="0"/>
          <w:tblHeader/>
          <w:jc w:val="center"/>
        </w:trPr>
        <w:tc>
          <w:tcPr>
            <w:tcW w:w="1843" w:type="dxa"/>
            <w:tcBorders>
              <w:top w:val="single" w:sz="8" w:space="0" w:color="auto"/>
              <w:bottom w:val="single" w:sz="4" w:space="0" w:color="auto"/>
            </w:tcBorders>
            <w:vAlign w:val="center"/>
          </w:tcPr>
          <w:p w14:paraId="0F3ABB39"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Key</w:t>
            </w:r>
          </w:p>
        </w:tc>
        <w:tc>
          <w:tcPr>
            <w:tcW w:w="3388" w:type="dxa"/>
            <w:tcBorders>
              <w:top w:val="single" w:sz="8" w:space="0" w:color="auto"/>
              <w:bottom w:val="single" w:sz="4" w:space="0" w:color="auto"/>
            </w:tcBorders>
            <w:vAlign w:val="center"/>
          </w:tcPr>
          <w:p w14:paraId="5B2D3A38"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Check</w:t>
            </w:r>
          </w:p>
        </w:tc>
        <w:tc>
          <w:tcPr>
            <w:tcW w:w="2617" w:type="dxa"/>
            <w:tcBorders>
              <w:top w:val="single" w:sz="8" w:space="0" w:color="auto"/>
              <w:bottom w:val="single" w:sz="4" w:space="0" w:color="auto"/>
            </w:tcBorders>
            <w:vAlign w:val="center"/>
          </w:tcPr>
          <w:p w14:paraId="711F5F3E"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Family</w:t>
            </w:r>
          </w:p>
        </w:tc>
        <w:tc>
          <w:tcPr>
            <w:tcW w:w="2617" w:type="dxa"/>
            <w:tcBorders>
              <w:top w:val="single" w:sz="8" w:space="0" w:color="auto"/>
              <w:bottom w:val="single" w:sz="4" w:space="0" w:color="auto"/>
            </w:tcBorders>
            <w:vAlign w:val="center"/>
          </w:tcPr>
          <w:p w14:paraId="5B95B2C0"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Tolerance</w:t>
            </w:r>
          </w:p>
        </w:tc>
      </w:tr>
      <w:tr w:rsidR="00E747BC" w:rsidRPr="00E90903" w14:paraId="21754AB7" w14:textId="77777777" w:rsidTr="00CE3F1B">
        <w:trPr>
          <w:jc w:val="center"/>
        </w:trPr>
        <w:tc>
          <w:tcPr>
            <w:tcW w:w="1843" w:type="dxa"/>
            <w:tcBorders>
              <w:top w:val="single" w:sz="4" w:space="0" w:color="auto"/>
            </w:tcBorders>
            <w:vAlign w:val="center"/>
          </w:tcPr>
          <w:p w14:paraId="64195D2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parseval</w:t>
            </w:r>
          </w:p>
        </w:tc>
        <w:tc>
          <w:tcPr>
            <w:tcW w:w="3388" w:type="dxa"/>
            <w:tcBorders>
              <w:top w:val="single" w:sz="4" w:space="0" w:color="auto"/>
            </w:tcBorders>
            <w:vAlign w:val="center"/>
          </w:tcPr>
          <w:p w14:paraId="3C173121"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
              <m:r>
                <m:rPr>
                  <m:sty m:val="p"/>
                </m:rPr>
                <w:rPr>
                  <w:rFonts w:ascii="Cambria Math" w:hAnsi="Cambria Math"/>
                  <w:sz w:val="20"/>
                  <w:szCs w:val="20"/>
                  <w:lang w:val="en-GB"/>
                </w:rPr>
                <m:t>∫NPS</m:t>
              </m:r>
              <m:r>
                <w:rPr>
                  <w:rFonts w:ascii="Cambria Math" w:hAnsi="Cambria Math"/>
                  <w:sz w:val="20"/>
                  <w:szCs w:val="20"/>
                  <w:lang w:val="en-GB"/>
                </w:rPr>
                <m:t> df</m:t>
              </m:r>
            </m:oMath>
            <w:r w:rsidRPr="00E90903">
              <w:rPr>
                <w:rFonts w:ascii="Palatino Linotype" w:hAnsi="Palatino Linotype"/>
                <w:sz w:val="20"/>
                <w:szCs w:val="20"/>
                <w:lang w:val="en-GB"/>
              </w:rPr>
              <w:t xml:space="preserve"> = pixel variance</w:t>
            </w:r>
          </w:p>
        </w:tc>
        <w:tc>
          <w:tcPr>
            <w:tcW w:w="2617" w:type="dxa"/>
            <w:tcBorders>
              <w:top w:val="single" w:sz="4" w:space="0" w:color="auto"/>
            </w:tcBorders>
            <w:vAlign w:val="center"/>
          </w:tcPr>
          <w:p w14:paraId="60C48CE9"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tcBorders>
              <w:top w:val="single" w:sz="4" w:space="0" w:color="auto"/>
            </w:tcBorders>
            <w:vAlign w:val="center"/>
          </w:tcPr>
          <w:p w14:paraId="6F5EC33F" w14:textId="77777777" w:rsidR="00E747BC" w:rsidRPr="00E90903" w:rsidRDefault="00FA2935"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m:oMathPara>
          </w:p>
        </w:tc>
      </w:tr>
      <w:tr w:rsidR="00E747BC" w:rsidRPr="00E90903" w14:paraId="41BF764D" w14:textId="77777777" w:rsidTr="00CE3F1B">
        <w:trPr>
          <w:jc w:val="center"/>
        </w:trPr>
        <w:tc>
          <w:tcPr>
            <w:tcW w:w="1843" w:type="dxa"/>
            <w:vAlign w:val="center"/>
          </w:tcPr>
          <w:p w14:paraId="2BC007A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bridge</w:t>
            </w:r>
          </w:p>
        </w:tc>
        <w:tc>
          <w:tcPr>
            <w:tcW w:w="3388" w:type="dxa"/>
            <w:vAlign w:val="center"/>
          </w:tcPr>
          <w:p w14:paraId="00F25BDA"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NEQ integral = prewhitening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p>
        </w:tc>
        <w:tc>
          <w:tcPr>
            <w:tcW w:w="2617" w:type="dxa"/>
            <w:vAlign w:val="center"/>
          </w:tcPr>
          <w:p w14:paraId="6CBA66ED"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460B7CCC" w14:textId="77777777" w:rsidR="00E747BC" w:rsidRPr="00E90903" w:rsidRDefault="00FA2935"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m:oMathPara>
          </w:p>
        </w:tc>
      </w:tr>
      <w:tr w:rsidR="00E747BC" w:rsidRPr="00E90903" w14:paraId="5914B507" w14:textId="77777777" w:rsidTr="00CE3F1B">
        <w:trPr>
          <w:jc w:val="center"/>
        </w:trPr>
        <w:tc>
          <w:tcPr>
            <w:tcW w:w="1843" w:type="dxa"/>
            <w:vAlign w:val="center"/>
          </w:tcPr>
          <w:p w14:paraId="692A39C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signal_area</w:t>
            </w:r>
          </w:p>
        </w:tc>
        <w:tc>
          <w:tcPr>
            <w:tcW w:w="3388" w:type="dxa"/>
            <w:vAlign w:val="center"/>
          </w:tcPr>
          <w:p w14:paraId="13F80813"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signal integral = contrast </w:t>
            </w:r>
            <m:oMath>
              <m:r>
                <m:rPr>
                  <m:sty m:val="p"/>
                </m:rPr>
                <w:rPr>
                  <w:rFonts w:ascii="Cambria Math" w:hAnsi="Cambria Math"/>
                  <w:sz w:val="20"/>
                  <w:szCs w:val="20"/>
                  <w:lang w:val="en-GB"/>
                </w:rPr>
                <m:t>×</m:t>
              </m:r>
              <m:r>
                <w:rPr>
                  <w:rFonts w:ascii="Cambria Math" w:hAnsi="Cambria Math"/>
                  <w:sz w:val="20"/>
                  <w:szCs w:val="20"/>
                  <w:lang w:val="en-GB"/>
                </w:rPr>
                <m:t>π</m:t>
              </m:r>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2</m:t>
                  </m:r>
                </m:sup>
              </m:sSup>
            </m:oMath>
          </w:p>
        </w:tc>
        <w:tc>
          <w:tcPr>
            <w:tcW w:w="2617" w:type="dxa"/>
            <w:vAlign w:val="center"/>
          </w:tcPr>
          <w:p w14:paraId="2D5A86E3"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04F57EF8" w14:textId="77777777" w:rsidR="00E747BC" w:rsidRPr="00E90903" w:rsidRDefault="00FA2935"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6</m:t>
                    </m:r>
                  </m:sup>
                </m:sSup>
              </m:oMath>
            </m:oMathPara>
          </w:p>
        </w:tc>
      </w:tr>
      <w:tr w:rsidR="00E747BC" w:rsidRPr="00E90903" w14:paraId="21E5805F" w14:textId="77777777" w:rsidTr="00CE3F1B">
        <w:trPr>
          <w:jc w:val="center"/>
        </w:trPr>
        <w:tc>
          <w:tcPr>
            <w:tcW w:w="1843" w:type="dxa"/>
            <w:vAlign w:val="center"/>
          </w:tcPr>
          <w:p w14:paraId="0A71AB9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dynamic_range</w:t>
            </w:r>
          </w:p>
        </w:tc>
        <w:tc>
          <w:tcPr>
            <w:tcW w:w="3388" w:type="dxa"/>
            <w:vAlign w:val="center"/>
          </w:tcPr>
          <w:p w14:paraId="45D02508"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m:rPr>
                    <m:sty m:val="p"/>
                  </m:rPr>
                  <w:rPr>
                    <w:rFonts w:ascii="Cambria Math" w:hAnsi="Cambria Math"/>
                    <w:sz w:val="20"/>
                    <w:szCs w:val="20"/>
                    <w:lang w:val="en-GB"/>
                  </w:rPr>
                  <m:t>max(NPS)/min(NPS)&lt;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6</m:t>
                    </m:r>
                  </m:sup>
                </m:sSup>
              </m:oMath>
            </m:oMathPara>
          </w:p>
        </w:tc>
        <w:tc>
          <w:tcPr>
            <w:tcW w:w="2617" w:type="dxa"/>
            <w:vAlign w:val="center"/>
          </w:tcPr>
          <w:p w14:paraId="5D297CB2"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1BA19BDF"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w:t>
            </w:r>
          </w:p>
        </w:tc>
      </w:tr>
      <w:tr w:rsidR="00E747BC" w:rsidRPr="00E90903" w14:paraId="1610640B" w14:textId="77777777" w:rsidTr="00CE3F1B">
        <w:trPr>
          <w:jc w:val="center"/>
        </w:trPr>
        <w:tc>
          <w:tcPr>
            <w:tcW w:w="1843" w:type="dxa"/>
            <w:vAlign w:val="center"/>
          </w:tcPr>
          <w:p w14:paraId="7C7A857D"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mtf_closed_form</w:t>
            </w:r>
          </w:p>
        </w:tc>
        <w:tc>
          <w:tcPr>
            <w:tcW w:w="3388" w:type="dxa"/>
            <w:vAlign w:val="center"/>
          </w:tcPr>
          <w:p w14:paraId="03600978"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MTF = </w:t>
            </w:r>
            <m:oMath>
              <m:r>
                <m:rPr>
                  <m:sty m:val="p"/>
                </m:rPr>
                <w:rPr>
                  <w:rFonts w:ascii="Cambria Math" w:hAnsi="Cambria Math"/>
                  <w:sz w:val="20"/>
                  <w:szCs w:val="20"/>
                  <w:lang w:val="en-GB"/>
                </w:rPr>
                <m:t>exp(-</m:t>
              </m:r>
              <m:r>
                <w:rPr>
                  <w:rFonts w:ascii="Cambria Math" w:hAnsi="Cambria Math"/>
                  <w:sz w:val="20"/>
                  <w:szCs w:val="20"/>
                  <w:lang w:val="en-GB"/>
                </w:rPr>
                <m:t>2</m:t>
              </m:r>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f</m:t>
                  </m:r>
                </m:e>
                <m:sup>
                  <m:r>
                    <w:rPr>
                      <w:rFonts w:ascii="Cambria Math" w:hAnsi="Cambria Math"/>
                      <w:sz w:val="20"/>
                      <w:szCs w:val="20"/>
                      <w:lang w:val="en-GB"/>
                    </w:rPr>
                    <m:t>2</m:t>
                  </m:r>
                </m:sup>
              </m:sSup>
              <m:r>
                <m:rPr>
                  <m:sty m:val="p"/>
                </m:rPr>
                <w:rPr>
                  <w:rFonts w:ascii="Cambria Math" w:hAnsi="Cambria Math"/>
                  <w:sz w:val="20"/>
                  <w:szCs w:val="20"/>
                  <w:lang w:val="en-GB"/>
                </w:rPr>
                <m:t>)</m:t>
              </m:r>
            </m:oMath>
          </w:p>
        </w:tc>
        <w:tc>
          <w:tcPr>
            <w:tcW w:w="2617" w:type="dxa"/>
            <w:vAlign w:val="center"/>
          </w:tcPr>
          <w:p w14:paraId="1657FA3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closed form</w:t>
            </w:r>
          </w:p>
        </w:tc>
        <w:tc>
          <w:tcPr>
            <w:tcW w:w="2617" w:type="dxa"/>
            <w:vAlign w:val="center"/>
          </w:tcPr>
          <w:p w14:paraId="4826DD9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5</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5</m:t>
                    </m:r>
                  </m:sup>
                </m:sSup>
              </m:oMath>
            </m:oMathPara>
          </w:p>
        </w:tc>
      </w:tr>
      <w:tr w:rsidR="00E747BC" w:rsidRPr="00E90903" w14:paraId="497E2494" w14:textId="77777777" w:rsidTr="00CE3F1B">
        <w:trPr>
          <w:jc w:val="center"/>
        </w:trPr>
        <w:tc>
          <w:tcPr>
            <w:tcW w:w="1843" w:type="dxa"/>
            <w:tcBorders>
              <w:bottom w:val="single" w:sz="8" w:space="0" w:color="auto"/>
            </w:tcBorders>
            <w:vAlign w:val="center"/>
          </w:tcPr>
          <w:p w14:paraId="0DDAC09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nps_closed_form</w:t>
            </w:r>
          </w:p>
        </w:tc>
        <w:tc>
          <w:tcPr>
            <w:tcW w:w="3388" w:type="dxa"/>
            <w:tcBorders>
              <w:bottom w:val="single" w:sz="8" w:space="0" w:color="auto"/>
            </w:tcBorders>
            <w:vAlign w:val="center"/>
          </w:tcPr>
          <w:p w14:paraId="1C1ACBA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NPS = </w:t>
            </w:r>
            <m:oMath>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r>
                <w:rPr>
                  <w:rFonts w:ascii="Cambria Math" w:hAnsi="Cambria Math"/>
                  <w:sz w:val="20"/>
                  <w:szCs w:val="20"/>
                  <w:lang w:val="en-GB"/>
                </w:rPr>
                <m:t> </m:t>
              </m:r>
              <m:r>
                <m:rPr>
                  <m:sty m:val="p"/>
                </m:rPr>
                <w:rPr>
                  <w:rFonts w:ascii="Cambria Math" w:hAnsi="Cambria Math"/>
                  <w:sz w:val="20"/>
                  <w:szCs w:val="20"/>
                  <w:lang w:val="en-GB"/>
                </w:rPr>
                <m:t>Δ</m:t>
              </m:r>
              <m:r>
                <w:rPr>
                  <w:rFonts w:ascii="Cambria Math" w:hAnsi="Cambria Math"/>
                  <w:sz w:val="20"/>
                  <w:szCs w:val="20"/>
                  <w:lang w:val="en-GB"/>
                </w:rPr>
                <m:t>x </m:t>
              </m:r>
              <m:r>
                <m:rPr>
                  <m:sty m:val="p"/>
                </m:rPr>
                <w:rPr>
                  <w:rFonts w:ascii="Cambria Math" w:hAnsi="Cambria Math"/>
                  <w:sz w:val="20"/>
                  <w:szCs w:val="20"/>
                  <w:lang w:val="en-GB"/>
                </w:rPr>
                <m:t>Δ</m:t>
              </m:r>
              <m:r>
                <w:rPr>
                  <w:rFonts w:ascii="Cambria Math" w:hAnsi="Cambria Math"/>
                  <w:sz w:val="20"/>
                  <w:szCs w:val="20"/>
                  <w:lang w:val="en-GB"/>
                </w:rPr>
                <m:t>y</m:t>
              </m:r>
            </m:oMath>
          </w:p>
        </w:tc>
        <w:tc>
          <w:tcPr>
            <w:tcW w:w="2617" w:type="dxa"/>
            <w:tcBorders>
              <w:bottom w:val="single" w:sz="8" w:space="0" w:color="auto"/>
            </w:tcBorders>
            <w:vAlign w:val="center"/>
          </w:tcPr>
          <w:p w14:paraId="4B038FFF"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closed form</w:t>
            </w:r>
          </w:p>
        </w:tc>
        <w:tc>
          <w:tcPr>
            <w:tcW w:w="2617" w:type="dxa"/>
            <w:tcBorders>
              <w:bottom w:val="single" w:sz="8" w:space="0" w:color="auto"/>
            </w:tcBorders>
            <w:vAlign w:val="center"/>
          </w:tcPr>
          <w:p w14:paraId="62B80AA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0.25</m:t>
                </m:r>
              </m:oMath>
            </m:oMathPara>
          </w:p>
        </w:tc>
      </w:tr>
    </w:tbl>
    <w:p w14:paraId="074E0F2C" w14:textId="3274E296" w:rsidR="00E747BC" w:rsidRPr="00E90903" w:rsidRDefault="00E747BC" w:rsidP="00CE3F1B">
      <w:pPr>
        <w:pStyle w:val="a0"/>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Tolerances are not chosen for convenience. Each is set from the estimator’s own measured reproducibility on the correct pipeline, with an order of magnitude of margin: the residual of </w:t>
      </w:r>
      <w:r w:rsidRPr="00E90903">
        <w:rPr>
          <w:rStyle w:val="VerbatimChar"/>
          <w:rFonts w:ascii="Palatino Linotype" w:hAnsi="Palatino Linotype" w:cs="Times New Roman"/>
          <w:i w:val="0"/>
          <w:snapToGrid w:val="0"/>
          <w:color w:val="auto"/>
          <w:sz w:val="20"/>
          <w:szCs w:val="20"/>
          <w:lang w:val="en-GB"/>
          <w14:ligatures w14:val="standardContextual"/>
        </w:rPr>
        <w:t>mtf_closed_form</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on a correct run is </w:t>
      </w:r>
      <m:oMath>
        <m:r>
          <w:rPr>
            <w:rFonts w:ascii="Cambria Math" w:hAnsi="Cambria Math"/>
            <w:color w:val="auto"/>
            <w:sz w:val="20"/>
            <w:lang w:val="en-GB"/>
          </w:rPr>
          <m:t>4.9</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so its tolerance is </w:t>
      </w:r>
      <m:oMath>
        <m:r>
          <w:rPr>
            <w:rFonts w:ascii="Cambria Math" w:hAnsi="Cambria Math"/>
            <w:color w:val="auto"/>
            <w:sz w:val="20"/>
            <w:lang w:val="en-GB"/>
          </w:rPr>
          <m:t>5</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5</m:t>
            </m:r>
          </m:sup>
        </m:sSup>
      </m:oMath>
      <w:r w:rsidRPr="00E90903">
        <w:rPr>
          <w:snapToGrid w:val="0"/>
          <w:color w:val="auto"/>
          <w:sz w:val="20"/>
          <w:lang w:val="en-GB"/>
          <w14:ligatures w14:val="standardContextual"/>
        </w:rPr>
        <w:t xml:space="preserve">; the residual of </w:t>
      </w:r>
      <w:r w:rsidRPr="00E90903">
        <w:rPr>
          <w:rStyle w:val="VerbatimChar"/>
          <w:rFonts w:ascii="Palatino Linotype" w:hAnsi="Palatino Linotype" w:cs="Times New Roman"/>
          <w:i w:val="0"/>
          <w:snapToGrid w:val="0"/>
          <w:color w:val="auto"/>
          <w:sz w:val="20"/>
          <w:szCs w:val="20"/>
          <w:lang w:val="en-GB"/>
          <w14:ligatures w14:val="standardContextual"/>
        </w:rPr>
        <w:t>nps_closed_form</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is </w:t>
      </w:r>
      <m:oMath>
        <m:r>
          <w:rPr>
            <w:rFonts w:ascii="Cambria Math" w:hAnsi="Cambria Math"/>
            <w:color w:val="auto"/>
            <w:sz w:val="20"/>
            <w:lang w:val="en-GB"/>
          </w:rPr>
          <m:t>3.6</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2</m:t>
            </m:r>
          </m:sup>
        </m:sSup>
      </m:oMath>
      <w:r w:rsidRPr="00E90903">
        <w:rPr>
          <w:snapToGrid w:val="0"/>
          <w:color w:val="auto"/>
          <w:sz w:val="20"/>
          <w:lang w:val="en-GB"/>
          <w14:ligatures w14:val="standardContextual"/>
        </w:rPr>
        <w:t xml:space="preserve"> against a tolerance of </w:t>
      </w:r>
      <m:oMath>
        <m:r>
          <w:rPr>
            <w:rFonts w:ascii="Cambria Math" w:hAnsi="Cambria Math"/>
            <w:color w:val="auto"/>
            <w:sz w:val="20"/>
            <w:lang w:val="en-GB"/>
          </w:rPr>
          <m:t>0.25</m:t>
        </m:r>
      </m:oMath>
      <w:r w:rsidRPr="00E90903">
        <w:rPr>
          <w:snapToGrid w:val="0"/>
          <w:color w:val="auto"/>
          <w:sz w:val="20"/>
          <w:lang w:val="en-GB"/>
          <w14:ligatures w14:val="standardContextual"/>
        </w:rPr>
        <w:t xml:space="preserve">; </w:t>
      </w:r>
      <w:r w:rsidRPr="00E90903">
        <w:rPr>
          <w:rStyle w:val="VerbatimChar"/>
          <w:rFonts w:ascii="Palatino Linotype" w:hAnsi="Palatino Linotype" w:cs="Times New Roman"/>
          <w:i w:val="0"/>
          <w:snapToGrid w:val="0"/>
          <w:color w:val="auto"/>
          <w:sz w:val="20"/>
          <w:szCs w:val="20"/>
          <w:lang w:val="en-GB"/>
          <w14:ligatures w14:val="standardContextual"/>
        </w:rPr>
        <w:t>parseval</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and </w:t>
      </w:r>
      <w:r w:rsidRPr="00E90903">
        <w:rPr>
          <w:rStyle w:val="VerbatimChar"/>
          <w:rFonts w:ascii="Palatino Linotype" w:hAnsi="Palatino Linotype" w:cs="Times New Roman"/>
          <w:i w:val="0"/>
          <w:snapToGrid w:val="0"/>
          <w:color w:val="auto"/>
          <w:sz w:val="20"/>
          <w:szCs w:val="20"/>
          <w:lang w:val="en-GB"/>
          <w14:ligatures w14:val="standardContextual"/>
        </w:rPr>
        <w:t>bridge</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hold to </w:t>
      </w:r>
      <m:oMath>
        <m:r>
          <w:rPr>
            <w:rFonts w:ascii="Cambria Math" w:hAnsi="Cambria Math"/>
            <w:color w:val="auto"/>
            <w:sz w:val="20"/>
            <w:lang w:val="en-GB"/>
          </w:rPr>
          <m:t>2.2</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16</m:t>
            </m:r>
          </m:sup>
        </m:sSup>
      </m:oMath>
      <w:r w:rsidRPr="00E90903">
        <w:rPr>
          <w:snapToGrid w:val="0"/>
          <w:color w:val="auto"/>
          <w:sz w:val="20"/>
          <w:lang w:val="en-GB"/>
          <w14:ligatures w14:val="standardContextual"/>
        </w:rPr>
        <w:t xml:space="preserve"> and exactly </w:t>
      </w:r>
      <w:r w:rsidR="00096C6F" w:rsidRPr="00E90903">
        <w:rPr>
          <w:snapToGrid w:val="0"/>
          <w:color w:val="auto"/>
          <w:sz w:val="20"/>
          <w:u w:color="8969CD"/>
          <w:lang w:val="en-GB"/>
          <w14:ligatures w14:val="standardContextual"/>
        </w:rPr>
        <w:t>zero, respectively.</w:t>
      </w:r>
      <w:r w:rsidRPr="00E90903">
        <w:rPr>
          <w:snapToGrid w:val="0"/>
          <w:color w:val="auto"/>
          <w:sz w:val="20"/>
          <w:lang w:val="en-GB"/>
          <w14:ligatures w14:val="standardContextual"/>
        </w:rPr>
        <w:t xml:space="preserve"> A tolerance set tighter than the estimator’s reproducibility produces a check that fires on correct code, which is not a sensitive guard but a broken one</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 failure mode we encountered and discuss in Section 4.6.</w:t>
      </w:r>
    </w:p>
    <w:p w14:paraId="58A8B073" w14:textId="77777777" w:rsidR="00E747BC" w:rsidRPr="00E90903" w:rsidRDefault="00E747BC" w:rsidP="00C85765">
      <w:pPr>
        <w:pStyle w:val="a0"/>
        <w:adjustRightInd w:val="0"/>
        <w:snapToGrid w:val="0"/>
        <w:spacing w:after="0" w:line="280" w:lineRule="atLeast"/>
        <w:ind w:left="2608" w:firstLine="425"/>
        <w:rPr>
          <w:snapToGrid w:val="0"/>
          <w:sz w:val="20"/>
          <w:lang w:val="en-GB"/>
          <w14:ligatures w14:val="standardContextual"/>
        </w:rPr>
      </w:pPr>
      <w:r w:rsidRPr="00E90903">
        <w:rPr>
          <w:snapToGrid w:val="0"/>
          <w:sz w:val="20"/>
          <w:lang w:val="en-GB"/>
          <w14:ligatures w14:val="standardContextual"/>
        </w:rPr>
        <w:t>Two points deserve emphasis. First, the bridge check states that the two routes to ideal-observer detectability agree:</w:t>
      </w:r>
    </w:p>
    <w:tbl>
      <w:tblPr>
        <w:tblStyle w:val="a4"/>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85765" w:rsidRPr="00E90903" w14:paraId="42A91CD0" w14:textId="77777777" w:rsidTr="00C85765">
        <w:trPr>
          <w:cantSplit/>
          <w:trHeight w:val="340"/>
        </w:trPr>
        <w:tc>
          <w:tcPr>
            <w:tcW w:w="7426" w:type="dxa"/>
            <w:vAlign w:val="center"/>
          </w:tcPr>
          <w:p w14:paraId="1C16959E" w14:textId="6380BFA9" w:rsidR="00C85765" w:rsidRPr="00E90903" w:rsidRDefault="00FA2935" w:rsidP="00C85765">
            <w:pPr>
              <w:pStyle w:val="a0"/>
              <w:adjustRightInd w:val="0"/>
              <w:snapToGrid w:val="0"/>
              <w:spacing w:before="120" w:line="260" w:lineRule="atLeast"/>
              <w:ind w:left="706"/>
              <w:jc w:val="center"/>
              <w:rPr>
                <w:snapToGrid w:val="0"/>
                <w:color w:val="auto"/>
                <w:sz w:val="20"/>
                <w:lang w:val="en-GB"/>
                <w14:ligatures w14:val="standardContextual"/>
              </w:rPr>
            </w:pPr>
            <m:oMathPara>
              <m:oMath>
                <m:sSubSup>
                  <m:sSubSupPr>
                    <m:ctrlPr>
                      <w:rPr>
                        <w:rFonts w:ascii="Cambria Math" w:hAnsi="Cambria Math"/>
                        <w:i/>
                        <w:sz w:val="20"/>
                        <w:lang w:val="en-GB"/>
                      </w:rPr>
                    </m:ctrlPr>
                  </m:sSubSupPr>
                  <m:e>
                    <m:d>
                      <m:dPr>
                        <m:ctrlPr>
                          <w:rPr>
                            <w:rFonts w:ascii="Cambria Math" w:hAnsi="Cambria Math"/>
                            <w:i/>
                            <w:sz w:val="20"/>
                            <w:lang w:val="en-GB"/>
                          </w:rPr>
                        </m:ctrlPr>
                      </m:dPr>
                      <m:e>
                        <m:sSup>
                          <m:sSupPr>
                            <m:ctrlPr>
                              <w:rPr>
                                <w:rFonts w:ascii="Cambria Math" w:hAnsi="Cambria Math"/>
                                <w:i/>
                                <w:sz w:val="20"/>
                                <w:lang w:val="en-GB"/>
                              </w:rPr>
                            </m:ctrlPr>
                          </m:sSupPr>
                          <m:e>
                            <m:r>
                              <w:rPr>
                                <w:rFonts w:ascii="Cambria Math" w:hAnsi="Cambria Math"/>
                                <w:sz w:val="20"/>
                                <w:lang w:val="en-GB"/>
                              </w:rPr>
                              <m:t>d</m:t>
                            </m:r>
                          </m:e>
                          <m:sup>
                            <m:r>
                              <w:rPr>
                                <w:rFonts w:ascii="Cambria Math" w:hAnsi="Cambria Math"/>
                                <w:sz w:val="20"/>
                                <w:lang w:val="en-GB"/>
                              </w:rPr>
                              <m:t>'</m:t>
                            </m:r>
                          </m:sup>
                        </m:sSup>
                      </m:e>
                    </m:d>
                    <m:ctrlPr>
                      <w:rPr>
                        <w:rFonts w:ascii="Cambria Math" w:hAnsi="Cambria Math"/>
                        <w:sz w:val="20"/>
                        <w:lang w:val="en-GB"/>
                      </w:rPr>
                    </m:ctrlPr>
                  </m:e>
                  <m:sub>
                    <m:r>
                      <m:rPr>
                        <m:nor/>
                      </m:rPr>
                      <w:rPr>
                        <w:sz w:val="20"/>
                        <w:lang w:val="en-GB"/>
                      </w:rPr>
                      <m:t>NEQ</m:t>
                    </m:r>
                  </m:sub>
                  <m:sup>
                    <m:r>
                      <w:rPr>
                        <w:rFonts w:ascii="Cambria Math" w:hAnsi="Cambria Math"/>
                        <w:sz w:val="20"/>
                        <w:lang w:val="en-GB"/>
                      </w:rPr>
                      <m:t>2</m:t>
                    </m:r>
                  </m:sup>
                </m:sSubSup>
                <m:r>
                  <w:rPr>
                    <w:rFonts w:ascii="Cambria Math" w:hAnsi="Cambria Math"/>
                    <w:sz w:val="20"/>
                    <w:lang w:val="en-GB"/>
                  </w:rPr>
                  <m:t>=∫</m:t>
                </m:r>
                <m:r>
                  <m:rPr>
                    <m:nor/>
                  </m:rPr>
                  <w:rPr>
                    <w:sz w:val="20"/>
                    <w:lang w:val="en-GB"/>
                  </w:rPr>
                  <m:t>NEQ</m:t>
                </m:r>
                <m:d>
                  <m:dPr>
                    <m:ctrlPr>
                      <w:rPr>
                        <w:rFonts w:ascii="Cambria Math" w:hAnsi="Cambria Math"/>
                        <w:i/>
                        <w:sz w:val="20"/>
                        <w:lang w:val="en-GB"/>
                      </w:rPr>
                    </m:ctrlPr>
                  </m:dPr>
                  <m:e>
                    <m:r>
                      <w:rPr>
                        <w:rFonts w:ascii="Cambria Math" w:hAnsi="Cambria Math"/>
                        <w:sz w:val="20"/>
                        <w:lang w:val="en-GB"/>
                      </w:rPr>
                      <m:t>f</m:t>
                    </m:r>
                  </m:e>
                </m:d>
                <m:sSup>
                  <m:sSupPr>
                    <m:ctrlPr>
                      <w:rPr>
                        <w:rFonts w:ascii="Cambria Math" w:hAnsi="Cambria Math"/>
                        <w:i/>
                        <w:sz w:val="20"/>
                        <w:lang w:val="en-GB"/>
                      </w:rPr>
                    </m:ctrlPr>
                  </m:sSupPr>
                  <m:e>
                    <m:d>
                      <m:dPr>
                        <m:begChr m:val="|"/>
                        <m:endChr m:val="|"/>
                        <m:ctrlPr>
                          <w:rPr>
                            <w:rFonts w:ascii="Cambria Math" w:hAnsi="Cambria Math"/>
                            <w:i/>
                            <w:sz w:val="20"/>
                            <w:lang w:val="en-GB"/>
                          </w:rPr>
                        </m:ctrlPr>
                      </m:dPr>
                      <m:e>
                        <m:r>
                          <w:rPr>
                            <w:rFonts w:ascii="Cambria Math" w:hAnsi="Cambria Math"/>
                            <w:sz w:val="20"/>
                            <w:lang w:val="en-GB"/>
                          </w:rPr>
                          <m:t>S</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r>
                  <w:rPr>
                    <w:rFonts w:ascii="Cambria Math" w:hAnsi="Cambria Math"/>
                    <w:sz w:val="20"/>
                    <w:lang w:val="en-GB"/>
                  </w:rPr>
                  <m:t xml:space="preserve">df   </m:t>
                </m:r>
                <m:r>
                  <m:rPr>
                    <m:nor/>
                  </m:rPr>
                  <w:rPr>
                    <w:sz w:val="20"/>
                    <w:lang w:val="en-GB"/>
                  </w:rPr>
                  <m:t>and</m:t>
                </m:r>
                <m:r>
                  <w:rPr>
                    <w:rFonts w:ascii="Cambria Math" w:hAnsi="Cambria Math"/>
                    <w:sz w:val="20"/>
                    <w:lang w:val="en-GB"/>
                  </w:rPr>
                  <m:t xml:space="preserve">  </m:t>
                </m:r>
                <m:sSubSup>
                  <m:sSubSupPr>
                    <m:ctrlPr>
                      <w:rPr>
                        <w:rFonts w:ascii="Cambria Math" w:hAnsi="Cambria Math"/>
                        <w:i/>
                        <w:sz w:val="20"/>
                        <w:lang w:val="en-GB"/>
                      </w:rPr>
                    </m:ctrlPr>
                  </m:sSubSupPr>
                  <m:e>
                    <m:d>
                      <m:dPr>
                        <m:ctrlPr>
                          <w:rPr>
                            <w:rFonts w:ascii="Cambria Math" w:hAnsi="Cambria Math"/>
                            <w:i/>
                            <w:sz w:val="20"/>
                            <w:lang w:val="en-GB"/>
                          </w:rPr>
                        </m:ctrlPr>
                      </m:dPr>
                      <m:e>
                        <m:sSup>
                          <m:sSupPr>
                            <m:ctrlPr>
                              <w:rPr>
                                <w:rFonts w:ascii="Cambria Math" w:hAnsi="Cambria Math"/>
                                <w:i/>
                                <w:sz w:val="20"/>
                                <w:lang w:val="en-GB"/>
                              </w:rPr>
                            </m:ctrlPr>
                          </m:sSupPr>
                          <m:e>
                            <m:r>
                              <w:rPr>
                                <w:rFonts w:ascii="Cambria Math" w:hAnsi="Cambria Math"/>
                                <w:sz w:val="20"/>
                                <w:lang w:val="en-GB"/>
                              </w:rPr>
                              <m:t>d</m:t>
                            </m:r>
                          </m:e>
                          <m:sup>
                            <m:r>
                              <w:rPr>
                                <w:rFonts w:ascii="Cambria Math" w:hAnsi="Cambria Math"/>
                                <w:sz w:val="20"/>
                                <w:lang w:val="en-GB"/>
                              </w:rPr>
                              <m:t>'</m:t>
                            </m:r>
                          </m:sup>
                        </m:sSup>
                      </m:e>
                    </m:d>
                  </m:e>
                  <m:sub>
                    <m:r>
                      <m:rPr>
                        <m:nor/>
                      </m:rPr>
                      <w:rPr>
                        <w:sz w:val="20"/>
                        <w:lang w:val="en-GB"/>
                      </w:rPr>
                      <m:t>PW</m:t>
                    </m:r>
                  </m:sub>
                  <m:sup>
                    <m:r>
                      <w:rPr>
                        <w:rFonts w:ascii="Cambria Math" w:hAnsi="Cambria Math"/>
                        <w:sz w:val="20"/>
                        <w:lang w:val="en-GB"/>
                      </w:rPr>
                      <m:t>2</m:t>
                    </m:r>
                  </m:sup>
                </m:sSubSup>
                <m:r>
                  <w:rPr>
                    <w:rFonts w:ascii="Cambria Math" w:hAnsi="Cambria Math"/>
                    <w:sz w:val="20"/>
                    <w:lang w:val="en-GB"/>
                  </w:rPr>
                  <m:t>=</m:t>
                </m:r>
                <m:f>
                  <m:fPr>
                    <m:ctrlPr>
                      <w:rPr>
                        <w:rFonts w:ascii="Cambria Math" w:hAnsi="Cambria Math"/>
                        <w:i/>
                        <w:sz w:val="20"/>
                        <w:lang w:val="en-GB"/>
                      </w:rPr>
                    </m:ctrlPr>
                  </m:fPr>
                  <m:num>
                    <m:r>
                      <w:rPr>
                        <w:rFonts w:ascii="Cambria Math" w:hAnsi="Cambria Math"/>
                        <w:sz w:val="20"/>
                        <w:lang w:val="en-GB"/>
                      </w:rPr>
                      <m:t>∫</m:t>
                    </m:r>
                    <m:sSup>
                      <m:sSupPr>
                        <m:ctrlPr>
                          <w:rPr>
                            <w:rFonts w:ascii="Cambria Math" w:hAnsi="Cambria Math"/>
                            <w:i/>
                            <w:sz w:val="20"/>
                            <w:lang w:val="en-GB"/>
                          </w:rPr>
                        </m:ctrlPr>
                      </m:sSupPr>
                      <m:e>
                        <m:d>
                          <m:dPr>
                            <m:begChr m:val="|"/>
                            <m:endChr m:val="|"/>
                            <m:ctrlPr>
                              <w:rPr>
                                <w:rFonts w:ascii="Cambria Math" w:hAnsi="Cambria Math"/>
                                <w:i/>
                                <w:sz w:val="20"/>
                                <w:lang w:val="en-GB"/>
                              </w:rPr>
                            </m:ctrlPr>
                          </m:dPr>
                          <m:e>
                            <m:r>
                              <w:rPr>
                                <w:rFonts w:ascii="Cambria Math" w:hAnsi="Cambria Math"/>
                                <w:sz w:val="20"/>
                                <w:lang w:val="en-GB"/>
                              </w:rPr>
                              <m:t>S</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num>
                  <m:den>
                    <m:r>
                      <m:rPr>
                        <m:nor/>
                      </m:rPr>
                      <w:rPr>
                        <w:sz w:val="20"/>
                        <w:lang w:val="en-GB"/>
                      </w:rPr>
                      <m:t>NPS</m:t>
                    </m:r>
                    <m:d>
                      <m:dPr>
                        <m:ctrlPr>
                          <w:rPr>
                            <w:rFonts w:ascii="Cambria Math" w:hAnsi="Cambria Math"/>
                            <w:i/>
                            <w:sz w:val="20"/>
                            <w:lang w:val="en-GB"/>
                          </w:rPr>
                        </m:ctrlPr>
                      </m:dPr>
                      <m:e>
                        <m:r>
                          <w:rPr>
                            <w:rFonts w:ascii="Cambria Math" w:hAnsi="Cambria Math"/>
                            <w:sz w:val="20"/>
                            <w:lang w:val="en-GB"/>
                          </w:rPr>
                          <m:t>f</m:t>
                        </m:r>
                      </m:e>
                    </m:d>
                    <m:sSup>
                      <m:sSupPr>
                        <m:ctrlPr>
                          <w:rPr>
                            <w:rFonts w:ascii="Cambria Math" w:hAnsi="Cambria Math"/>
                            <w:i/>
                            <w:sz w:val="20"/>
                            <w:lang w:val="en-GB"/>
                          </w:rPr>
                        </m:ctrlPr>
                      </m:sSupPr>
                      <m:e>
                        <m:d>
                          <m:dPr>
                            <m:begChr m:val="|"/>
                            <m:endChr m:val="|"/>
                            <m:ctrlPr>
                              <w:rPr>
                                <w:rFonts w:ascii="Cambria Math" w:hAnsi="Cambria Math"/>
                                <w:i/>
                                <w:sz w:val="20"/>
                                <w:lang w:val="en-GB"/>
                              </w:rPr>
                            </m:ctrlPr>
                          </m:dPr>
                          <m:e>
                            <m:r>
                              <m:rPr>
                                <m:nor/>
                              </m:rPr>
                              <w:rPr>
                                <w:sz w:val="20"/>
                                <w:lang w:val="en-GB"/>
                              </w:rPr>
                              <m:t>MTF</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r>
                      <w:rPr>
                        <w:rFonts w:ascii="Cambria Math" w:hAnsi="Cambria Math"/>
                        <w:sz w:val="20"/>
                        <w:lang w:val="en-GB"/>
                      </w:rPr>
                      <m:t>df</m:t>
                    </m:r>
                  </m:den>
                </m:f>
              </m:oMath>
            </m:oMathPara>
          </w:p>
        </w:tc>
        <w:tc>
          <w:tcPr>
            <w:tcW w:w="430" w:type="dxa"/>
            <w:vAlign w:val="center"/>
          </w:tcPr>
          <w:p w14:paraId="297683C0" w14:textId="77777777" w:rsidR="00C85765" w:rsidRPr="00E90903" w:rsidRDefault="00C85765" w:rsidP="00C85765">
            <w:pPr>
              <w:pStyle w:val="a0"/>
              <w:adjustRightInd w:val="0"/>
              <w:snapToGrid w:val="0"/>
              <w:spacing w:before="120" w:line="260" w:lineRule="atLeast"/>
              <w:jc w:val="right"/>
              <w:rPr>
                <w:snapToGrid w:val="0"/>
                <w:color w:val="auto"/>
                <w:sz w:val="20"/>
                <w:lang w:val="en-GB"/>
                <w14:ligatures w14:val="standardContextual"/>
              </w:rPr>
            </w:pPr>
          </w:p>
        </w:tc>
      </w:tr>
    </w:tbl>
    <w:p w14:paraId="6189DBF7" w14:textId="7A4DA4FB" w:rsidR="00E747BC" w:rsidRPr="00E90903" w:rsidRDefault="00E747BC" w:rsidP="003E5D70">
      <w:pPr>
        <w:adjustRightInd w:val="0"/>
        <w:snapToGrid w:val="0"/>
        <w:ind w:left="2608"/>
        <w:rPr>
          <w:snapToGrid w:val="0"/>
          <w:lang w:val="en-GB"/>
          <w14:ligatures w14:val="standardContextual"/>
        </w:rPr>
      </w:pPr>
      <w:r w:rsidRPr="00E90903">
        <w:rPr>
          <w:snapToGrid w:val="0"/>
          <w:lang w:val="en-GB"/>
          <w14:ligatures w14:val="standardContextual"/>
        </w:rPr>
        <w:t xml:space="preserve">where </w:t>
      </w:r>
      <m:oMath>
        <m:r>
          <w:rPr>
            <w:rFonts w:ascii="Cambria Math" w:hAnsi="Cambria Math"/>
            <w:lang w:val="en-GB"/>
          </w:rPr>
          <m:t>S</m:t>
        </m:r>
        <m:d>
          <m:dPr>
            <m:ctrlPr>
              <w:rPr>
                <w:rFonts w:ascii="Cambria Math" w:hAnsi="Cambria Math"/>
                <w:i/>
                <w:lang w:val="en-GB"/>
              </w:rPr>
            </m:ctrlPr>
          </m:dPr>
          <m:e>
            <m:r>
              <w:rPr>
                <w:rFonts w:ascii="Cambria Math" w:hAnsi="Cambria Math"/>
                <w:lang w:val="en-GB"/>
              </w:rPr>
              <m:t>f</m:t>
            </m:r>
          </m:e>
        </m:d>
      </m:oMath>
      <w:r w:rsidRPr="00E90903">
        <w:rPr>
          <w:snapToGrid w:val="0"/>
          <w:lang w:val="en-GB"/>
          <w14:ligatures w14:val="standardContextual"/>
        </w:rPr>
        <w:t xml:space="preserve"> is the Fourier transform of the signal, and the check is the relative difference </w:t>
      </w:r>
      <m:oMath>
        <m:d>
          <m:dPr>
            <m:begChr m:val="|"/>
            <m:endChr m:val="|"/>
            <m:ctrlPr>
              <w:rPr>
                <w:rFonts w:ascii="Cambria Math" w:hAnsi="Cambria Math"/>
                <w:i/>
                <w:lang w:val="en-GB"/>
              </w:rPr>
            </m:ctrlPr>
          </m:dPr>
          <m:e>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e>
              <m:sub>
                <m:r>
                  <m:rPr>
                    <m:nor/>
                  </m:rPr>
                  <w:rPr>
                    <w:lang w:val="en-GB"/>
                  </w:rPr>
                  <m:t>NEQ</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e>
              <m:sub>
                <m:r>
                  <m:rPr>
                    <m:nor/>
                  </m:rPr>
                  <w:rPr>
                    <w:lang w:val="en-GB"/>
                  </w:rPr>
                  <m:t>PW</m:t>
                </m:r>
              </m:sub>
              <m:sup>
                <m:r>
                  <w:rPr>
                    <w:rFonts w:ascii="Cambria Math" w:hAnsi="Cambria Math"/>
                    <w:lang w:val="en-GB"/>
                  </w:rPr>
                  <m:t>2</m:t>
                </m:r>
              </m:sup>
            </m:sSubSup>
          </m:e>
        </m:d>
        <m:r>
          <m:rPr>
            <m:lit/>
          </m:rPr>
          <w:rPr>
            <w:rFonts w:ascii="Cambria Math" w:hAnsi="Cambria Math"/>
            <w:lang w:val="en-GB"/>
          </w:rPr>
          <m:t>/</m:t>
        </m:r>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ctrlPr>
              <w:rPr>
                <w:rFonts w:ascii="Cambria Math" w:hAnsi="Cambria Math"/>
                <w:lang w:val="en-GB"/>
              </w:rPr>
            </m:ctrlPr>
          </m:e>
          <m:sub>
            <m:r>
              <m:rPr>
                <m:nor/>
              </m:rPr>
              <w:rPr>
                <w:lang w:val="en-GB"/>
              </w:rPr>
              <m:t>PW</m:t>
            </m:r>
          </m:sub>
          <m:sup>
            <m:r>
              <w:rPr>
                <w:rFonts w:ascii="Cambria Math" w:hAnsi="Cambria Math"/>
                <w:lang w:val="en-GB"/>
              </w:rPr>
              <m:t>2</m:t>
            </m:r>
          </m:sup>
        </m:sSubSup>
      </m:oMath>
      <w:r w:rsidRPr="00E90903">
        <w:rPr>
          <w:snapToGrid w:val="0"/>
          <w:lang w:val="en-GB"/>
          <w14:ligatures w14:val="standardContextual"/>
        </w:rPr>
        <w:t xml:space="preserve">. With </w:t>
      </w:r>
      <m:oMath>
        <m:r>
          <m:rPr>
            <m:nor/>
          </m:rPr>
          <w:rPr>
            <w:lang w:val="en-GB"/>
          </w:rPr>
          <m:t>NEQ</m:t>
        </m:r>
        <m:r>
          <w:rPr>
            <w:rFonts w:ascii="Cambria Math" w:hAnsi="Cambria Math"/>
            <w:lang w:val="en-GB"/>
          </w:rPr>
          <m:t>=</m:t>
        </m:r>
        <m:sSup>
          <m:sSupPr>
            <m:ctrlPr>
              <w:rPr>
                <w:rFonts w:ascii="Cambria Math" w:hAnsi="Cambria Math"/>
                <w:i/>
                <w:lang w:val="en-GB"/>
              </w:rPr>
            </m:ctrlPr>
          </m:sSupPr>
          <m:e>
            <m:r>
              <m:rPr>
                <m:nor/>
              </m:rPr>
              <w:rPr>
                <w:lang w:val="en-GB"/>
              </w:rPr>
              <m:t>MTF</m:t>
            </m:r>
          </m:e>
          <m:sup>
            <m:r>
              <w:rPr>
                <w:rFonts w:ascii="Cambria Math" w:hAnsi="Cambria Math"/>
                <w:lang w:val="en-GB"/>
              </w:rPr>
              <m:t>2</m:t>
            </m:r>
            <m:r>
              <m:rPr>
                <m:lit/>
              </m:rPr>
              <w:rPr>
                <w:rFonts w:ascii="Cambria Math" w:hAnsi="Cambria Math"/>
                <w:lang w:val="en-GB"/>
              </w:rPr>
              <m:t>/</m:t>
            </m:r>
            <m:r>
              <m:rPr>
                <m:nor/>
              </m:rPr>
              <w:rPr>
                <w:lang w:val="en-GB"/>
              </w:rPr>
              <m:t>NPS</m:t>
            </m:r>
          </m:sup>
        </m:sSup>
      </m:oMath>
      <w:r w:rsidRPr="00E90903">
        <w:rPr>
          <w:snapToGrid w:val="0"/>
          <w:lang w:val="en-GB"/>
          <w14:ligatures w14:val="standardContextual"/>
        </w:rPr>
        <w:t xml:space="preserve"> the two integrands are the same expression rearranged, which is why the check is an identity rather than an approximation. It compares two routes to the same number</w:t>
      </w:r>
      <w:r w:rsidR="00637206" w:rsidRPr="00E90903">
        <w:rPr>
          <w:snapToGrid w:val="0"/>
          <w:lang w:val="en-GB"/>
          <w14:ligatures w14:val="standardContextual"/>
        </w:rPr>
        <w:t>—</w:t>
      </w:r>
      <w:r w:rsidRPr="00E90903">
        <w:rPr>
          <w:snapToGrid w:val="0"/>
          <w:lang w:val="en-GB"/>
          <w14:ligatures w14:val="standardContextual"/>
        </w:rPr>
        <w:t>the prewhitening observer applied to the imaged signal, and the integral of NEQ against the object</w:t>
      </w:r>
      <w:r w:rsidR="001F2035" w:rsidRPr="00E90903">
        <w:rPr>
          <w:snapToGrid w:val="0"/>
          <w:lang w:val="en-GB"/>
          <w14:ligatures w14:val="standardContextual"/>
        </w:rPr>
        <w:t>’</w:t>
      </w:r>
      <w:r w:rsidRPr="00E90903">
        <w:rPr>
          <w:snapToGrid w:val="0"/>
          <w:lang w:val="en-GB"/>
          <w14:ligatures w14:val="standardContextual"/>
        </w:rPr>
        <w:t>s power spectrum</w:t>
      </w:r>
      <w:r w:rsidR="00637206" w:rsidRPr="00E90903">
        <w:rPr>
          <w:snapToGrid w:val="0"/>
          <w:lang w:val="en-GB"/>
          <w14:ligatures w14:val="standardContextual"/>
        </w:rPr>
        <w:t>—</w:t>
      </w:r>
      <w:r w:rsidRPr="00E90903">
        <w:rPr>
          <w:snapToGrid w:val="0"/>
          <w:lang w:val="en-GB"/>
          <w14:ligatures w14:val="standardContextual"/>
        </w:rPr>
        <w:t xml:space="preserve">that share no code path but are, under the discrete conventions used here, the same integral rearranged. It is therefore an exact identity rather than an approximation and holds to zero on the reference pipeline. It is only an identity when both routes use the same noise model; comparing routes that disagree about the noise tests nothing but that disagreement. Second, dynamic_range </w:t>
      </w:r>
      <w:ins w:id="12" w:author="Shuji Yamamoto" w:date="2026-09-11T17:38:00Z" w16du:dateUtc="2026-09-11T08:38:00Z">
        <w:r w:rsidR="00421E12">
          <w:rPr>
            <w:snapToGrid w:val="0"/>
            <w:lang w:val="en-GB"/>
            <w14:ligatures w14:val="standardContextual"/>
          </w:rPr>
          <w:t>excludes the zero-frequency (DC) bin</w:t>
        </w:r>
      </w:ins>
      <w:del w:id="13" w:author="Shuji Yamamoto" w:date="2026-09-11T17:38:00Z" w16du:dateUtc="2026-09-11T08:38:00Z">
        <w:r w:rsidRPr="00E90903" w:rsidDel="00421E12">
          <w:rPr>
            <w:snapToGrid w:val="0"/>
            <w:lang w:val="en-GB"/>
            <w14:ligatures w14:val="standardContextual"/>
          </w:rPr>
          <w:delText>excludes the DC bin</w:delText>
        </w:r>
      </w:del>
      <w:r w:rsidRPr="00E90903">
        <w:rPr>
          <w:snapToGrid w:val="0"/>
          <w:lang w:val="en-GB"/>
          <w14:ligatures w14:val="standardContextual"/>
        </w:rPr>
        <w:t xml:space="preserve">. </w:t>
      </w:r>
      <w:ins w:id="14" w:author="Shuji Yamamoto" w:date="2026-09-11T17:38:00Z" w16du:dateUtc="2026-09-11T08:38:00Z">
        <w:r w:rsidR="00421E12">
          <w:rPr>
            <w:snapToGrid w:val="0"/>
            <w:lang w:val="en-GB"/>
            <w14:ligatures w14:val="standardContextual"/>
          </w:rPr>
          <w:t>Subtracting the mean from each region of interest (ROI) sets</w:t>
        </w:r>
      </w:ins>
      <w:del w:id="15" w:author="Shuji Yamamoto" w:date="2026-09-11T17:38:00Z" w16du:dateUtc="2026-09-11T08:38:00Z">
        <w:r w:rsidRPr="00E90903" w:rsidDel="00421E12">
          <w:rPr>
            <w:snapToGrid w:val="0"/>
            <w:lang w:val="en-GB"/>
            <w14:ligatures w14:val="standardContextual"/>
          </w:rPr>
          <w:delText>Subtracting the mean from each region of interest sets</w:delText>
        </w:r>
      </w:del>
      <w:r w:rsidRPr="00E90903">
        <w:rPr>
          <w:snapToGrid w:val="0"/>
          <w:lang w:val="en-GB"/>
          <w14:ligatures w14:val="standardContextual"/>
        </w:rPr>
        <w:t xml:space="preserve"> the zero-frequency component to zero up to rounding, so the DC bin holds a value of order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-31</m:t>
            </m:r>
          </m:sup>
        </m:sSup>
      </m:oMath>
      <w:r w:rsidR="00637206" w:rsidRPr="00E90903">
        <w:rPr>
          <w:snapToGrid w:val="0"/>
          <w:lang w:val="en-GB"/>
          <w14:ligatures w14:val="standardContextual"/>
        </w:rPr>
        <w:t>—</w:t>
      </w:r>
      <w:r w:rsidRPr="00E90903">
        <w:rPr>
          <w:snapToGrid w:val="0"/>
          <w:lang w:val="en-GB"/>
          <w14:ligatures w14:val="standardContextual"/>
        </w:rPr>
        <w:t xml:space="preserve">the residue of that subtraction, not a measurement. Including it would make the ratio of largest to smallest NPS value enormous for </w:t>
      </w:r>
      <w:r w:rsidRPr="00E90903">
        <w:rPr>
          <w:i/>
          <w:snapToGrid w:val="0"/>
          <w:lang w:val="en-GB"/>
          <w14:ligatures w14:val="standardContextual"/>
        </w:rPr>
        <w:t>any</w:t>
      </w:r>
      <w:r w:rsidRPr="00E90903">
        <w:rPr>
          <w:snapToGrid w:val="0"/>
          <w:lang w:val="en-GB"/>
          <w14:ligatures w14:val="standardContextual"/>
        </w:rPr>
        <w:t xml:space="preserve"> field, white noise included, and the check would fire on correct code every time. The exclusion is bookkeeping about how the estimator works, not a claim about the spectrum.</w:t>
      </w:r>
    </w:p>
    <w:p w14:paraId="00C88DFE" w14:textId="77777777" w:rsidR="00E747BC" w:rsidRPr="00E90903" w:rsidRDefault="00E747BC" w:rsidP="00F236CC">
      <w:pPr>
        <w:pStyle w:val="MDPI22heading2"/>
        <w:spacing w:before="240"/>
        <w:rPr>
          <w:color w:val="auto"/>
          <w:szCs w:val="20"/>
          <w:lang w:val="en-GB"/>
        </w:rPr>
      </w:pPr>
      <w:r w:rsidRPr="00E90903">
        <w:rPr>
          <w:color w:val="auto"/>
          <w:szCs w:val="20"/>
          <w:lang w:val="en-GB"/>
        </w:rPr>
        <w:t>2.3. The Self-Consistency Control</w:t>
      </w:r>
    </w:p>
    <w:p w14:paraId="28FBF509" w14:textId="51C4C223" w:rsidR="00E747BC" w:rsidRPr="00E90903" w:rsidRDefault="00E747BC" w:rsidP="00F5114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control is the test most implementations actually have. The pipeline is run at a given severity, its output recorded, and the pipeline re-run and compared to that record. Critically, the record is taken from the pipeline </w:t>
      </w:r>
      <w:r w:rsidRPr="00E90903">
        <w:rPr>
          <w:rFonts w:ascii="Palatino Linotype" w:hAnsi="Palatino Linotype" w:cs="Times New Roman"/>
          <w:i/>
          <w:iCs/>
          <w:snapToGrid w:val="0"/>
          <w:sz w:val="20"/>
          <w:szCs w:val="20"/>
          <w:lang w:val="en-GB"/>
          <w14:ligatures w14:val="standardContextual"/>
        </w:rPr>
        <w:t>as it stands</w:t>
      </w:r>
      <w:r w:rsidRPr="00E90903">
        <w:rPr>
          <w:rFonts w:ascii="Palatino Linotype" w:hAnsi="Palatino Linotype" w:cs="Times New Roman"/>
          <w:snapToGrid w:val="0"/>
          <w:sz w:val="20"/>
          <w:szCs w:val="20"/>
          <w:lang w:val="en-GB"/>
          <w14:ligatures w14:val="standardContextual"/>
        </w:rPr>
        <w:t>, with the defect already present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the realistic case for a defect that was never noticed. The pipeline is deterministic, so the comparison is exact by construction. Reporting this as a result rather than asserting it is deliberate: it is the quantitative form of the argument in Section 1.2.</w:t>
      </w:r>
    </w:p>
    <w:p w14:paraId="64F410BE" w14:textId="77777777" w:rsidR="00E747BC" w:rsidRPr="00E90903" w:rsidRDefault="00E747BC" w:rsidP="00F236CC">
      <w:pPr>
        <w:pStyle w:val="MDPI22heading2"/>
        <w:spacing w:before="240"/>
        <w:rPr>
          <w:color w:val="auto"/>
          <w:szCs w:val="20"/>
          <w:lang w:val="en-GB"/>
        </w:rPr>
      </w:pPr>
      <w:r w:rsidRPr="00E90903">
        <w:rPr>
          <w:color w:val="auto"/>
          <w:szCs w:val="20"/>
          <w:lang w:val="en-GB"/>
        </w:rPr>
        <w:t>2.4. The Six Defects</w:t>
      </w:r>
    </w:p>
    <w:p w14:paraId="02333064" w14:textId="544BCB25" w:rsidR="00E747BC" w:rsidRPr="00E90903" w:rsidRDefault="00E747BC" w:rsidP="00F5114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Each defect is applied to the correct pipeline through a severity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oMath>
      <w:r w:rsidRPr="00E90903">
        <w:rPr>
          <w:rFonts w:ascii="Palatino Linotype" w:hAnsi="Palatino Linotype" w:cs="Times New Roman"/>
          <w:snapToGrid w:val="0"/>
          <w:sz w:val="20"/>
          <w:szCs w:val="20"/>
          <w:lang w:val="en-GB"/>
          <w14:ligatures w14:val="standardContextual"/>
        </w:rPr>
        <w:t xml:space="preserve"> constructed so that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recovers the correct pipeline exactly. Severity is an exact parameter of the injection, not an estimate of anything: it is the interpolation weight between the correct implementation and the defective one, defined separately for each defect in the list below and computed rather than measured. A </w:t>
      </w:r>
      <w:r w:rsidRPr="00E90903">
        <w:rPr>
          <w:rFonts w:ascii="Palatino Linotype" w:hAnsi="Palatino Linotype" w:cs="Times New Roman"/>
          <w:i/>
          <w:snapToGrid w:val="0"/>
          <w:sz w:val="20"/>
          <w:szCs w:val="20"/>
          <w:lang w:val="en-GB"/>
          <w14:ligatures w14:val="standardContextual"/>
        </w:rPr>
        <w:t>severity dial</w:t>
      </w:r>
      <w:r w:rsidRPr="00E90903">
        <w:rPr>
          <w:rFonts w:ascii="Palatino Linotype" w:hAnsi="Palatino Linotype" w:cs="Times New Roman"/>
          <w:snapToGrid w:val="0"/>
          <w:sz w:val="20"/>
          <w:szCs w:val="20"/>
          <w:lang w:val="en-GB"/>
          <w14:ligatures w14:val="standardContextual"/>
        </w:rPr>
        <w:t xml:space="preserve"> is that parameter used as a continuous control, which is what makes the experiment possible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defect that can only be present or absent gives one data point, whereas one that can be turned up from nothing gives a curve, and the curve is where the comparison between detection and materiality lives. Nothing is rewritten to break it; the defect is injected from outside the library.</w:t>
      </w:r>
    </w:p>
    <w:p w14:paraId="00D42295" w14:textId="4841EC01" w:rsidR="00E747BC" w:rsidRPr="00E90903" w:rsidRDefault="00E747BC">
      <w:pPr>
        <w:pStyle w:val="MDPI37itemize"/>
        <w:numPr>
          <w:ilvl w:val="0"/>
          <w:numId w:val="11"/>
        </w:numPr>
        <w:spacing w:before="60"/>
        <w:rPr>
          <w:szCs w:val="20"/>
          <w:lang w:val="en-GB"/>
        </w:rPr>
      </w:pPr>
      <w:r w:rsidRPr="00E90903">
        <w:rPr>
          <w:rStyle w:val="VerbatimChar"/>
          <w:rFonts w:ascii="Palatino Linotype" w:hAnsi="Palatino Linotype"/>
          <w:b/>
          <w:bCs/>
          <w:i w:val="0"/>
          <w:color w:val="auto"/>
          <w:sz w:val="20"/>
          <w:szCs w:val="20"/>
          <w:lang w:val="en-GB"/>
        </w:rPr>
        <w:t>sinc</w:t>
      </w:r>
      <w:r w:rsidR="00637206" w:rsidRPr="00E90903">
        <w:rPr>
          <w:i/>
          <w:szCs w:val="20"/>
          <w:lang w:val="en-GB"/>
        </w:rPr>
        <w:t>—</w:t>
      </w:r>
      <w:r w:rsidRPr="00E90903">
        <w:rPr>
          <w:szCs w:val="20"/>
          <w:lang w:val="en-GB"/>
        </w:rPr>
        <w:t xml:space="preserve">the bin-average and central-difference transfer functions left in the MTF estimate, at severity </w:t>
      </w:r>
      <m:oMath>
        <m:r>
          <w:rPr>
            <w:rFonts w:ascii="Cambria Math" w:hAnsi="Cambria Math"/>
            <w:szCs w:val="20"/>
            <w:lang w:val="en-GB"/>
          </w:rPr>
          <m:t>α</m:t>
        </m:r>
      </m:oMath>
      <w:r w:rsidRPr="00E90903">
        <w:rPr>
          <w:szCs w:val="20"/>
          <w:lang w:val="en-GB"/>
        </w:rPr>
        <w:t xml:space="preserve">: </w:t>
      </w:r>
      <m:oMath>
        <m:sSub>
          <m:sSubPr>
            <m:ctrlPr>
              <w:rPr>
                <w:rFonts w:ascii="Cambria Math" w:hAnsi="Cambria Math"/>
                <w:szCs w:val="20"/>
                <w:lang w:val="en-GB"/>
              </w:rPr>
            </m:ctrlPr>
          </m:sSubPr>
          <m:e>
            <m:r>
              <m:rPr>
                <m:sty m:val="p"/>
              </m:rPr>
              <w:rPr>
                <w:rFonts w:ascii="Cambria Math" w:hAnsi="Cambria Math"/>
                <w:szCs w:val="20"/>
                <w:lang w:val="en-GB"/>
              </w:rPr>
              <m:t>MTF</m:t>
            </m:r>
          </m:e>
          <m:sub>
            <m:r>
              <w:rPr>
                <w:rFonts w:ascii="Cambria Math" w:hAnsi="Cambria Math"/>
                <w:szCs w:val="20"/>
                <w:lang w:val="en-GB"/>
              </w:rPr>
              <m:t>α</m:t>
            </m:r>
          </m:sub>
        </m:sSub>
        <m:r>
          <m:rPr>
            <m:sty m:val="p"/>
          </m:rPr>
          <w:rPr>
            <w:rFonts w:ascii="Cambria Math" w:hAnsi="Cambria Math"/>
            <w:szCs w:val="20"/>
            <w:lang w:val="en-GB"/>
          </w:rPr>
          <m:t>=MTF⋅[sinc(</m:t>
        </m:r>
        <m:r>
          <w:rPr>
            <w:rFonts w:ascii="Cambria Math" w:hAnsi="Cambria Math"/>
            <w:szCs w:val="20"/>
            <w:lang w:val="en-GB"/>
          </w:rPr>
          <m:t>fh</m:t>
        </m:r>
        <m:r>
          <m:rPr>
            <m:sty m:val="p"/>
          </m:rPr>
          <w:rPr>
            <w:rFonts w:ascii="Cambria Math" w:hAnsi="Cambria Math"/>
            <w:szCs w:val="20"/>
            <w:lang w:val="en-GB"/>
          </w:rPr>
          <m:t>)</m:t>
        </m:r>
        <m:r>
          <w:rPr>
            <w:rFonts w:ascii="Cambria Math" w:hAnsi="Cambria Math"/>
            <w:szCs w:val="20"/>
            <w:lang w:val="en-GB"/>
          </w:rPr>
          <m:t> </m:t>
        </m:r>
        <m:r>
          <m:rPr>
            <m:sty m:val="p"/>
          </m:rPr>
          <w:rPr>
            <w:rFonts w:ascii="Cambria Math" w:hAnsi="Cambria Math"/>
            <w:szCs w:val="20"/>
            <w:lang w:val="en-GB"/>
          </w:rPr>
          <m:t>sinc(</m:t>
        </m:r>
        <m:r>
          <w:rPr>
            <w:rFonts w:ascii="Cambria Math" w:hAnsi="Cambria Math"/>
            <w:szCs w:val="20"/>
            <w:lang w:val="en-GB"/>
          </w:rPr>
          <m:t>2fh</m:t>
        </m:r>
        <m:r>
          <m:rPr>
            <m:sty m:val="p"/>
          </m:rPr>
          <w:rPr>
            <w:rFonts w:ascii="Cambria Math" w:hAnsi="Cambria Math"/>
            <w:szCs w:val="20"/>
            <w:lang w:val="en-GB"/>
          </w:rPr>
          <m:t>)</m:t>
        </m:r>
        <m:sSup>
          <m:sSupPr>
            <m:ctrlPr>
              <w:rPr>
                <w:rFonts w:ascii="Cambria Math" w:hAnsi="Cambria Math"/>
                <w:szCs w:val="20"/>
                <w:lang w:val="en-GB"/>
              </w:rPr>
            </m:ctrlPr>
          </m:sSupPr>
          <m:e>
            <m:r>
              <m:rPr>
                <m:sty m:val="p"/>
              </m:rPr>
              <w:rPr>
                <w:rFonts w:ascii="Cambria Math" w:hAnsi="Cambria Math"/>
                <w:szCs w:val="20"/>
                <w:lang w:val="en-GB"/>
              </w:rPr>
              <m:t>]</m:t>
            </m:r>
          </m:e>
          <m:sup>
            <m:r>
              <w:rPr>
                <w:rFonts w:ascii="Cambria Math" w:hAnsi="Cambria Math"/>
                <w:szCs w:val="20"/>
                <w:lang w:val="en-GB"/>
              </w:rPr>
              <m:t>α</m:t>
            </m:r>
          </m:sup>
        </m:sSup>
      </m:oMath>
      <w:r w:rsidRPr="00E90903">
        <w:rPr>
          <w:szCs w:val="20"/>
          <w:lang w:val="en-GB"/>
        </w:rPr>
        <w:t xml:space="preserve">. Evaluated at an ESF bin of </w:t>
      </w:r>
      <m:oMath>
        <m:r>
          <m:rPr>
            <m:sty m:val="p"/>
          </m:rPr>
          <w:rPr>
            <w:rFonts w:ascii="Cambria Math" w:hAnsi="Cambria Math"/>
            <w:szCs w:val="20"/>
            <w:lang w:val="en-GB"/>
          </w:rPr>
          <m:t>Δ</m:t>
        </m:r>
        <m:r>
          <w:rPr>
            <w:rFonts w:ascii="Cambria Math" w:hAnsi="Cambria Math"/>
            <w:szCs w:val="20"/>
            <w:lang w:val="en-GB"/>
          </w:rPr>
          <m:t>x</m:t>
        </m:r>
        <m:r>
          <m:rPr>
            <m:sty m:val="p"/>
          </m:rPr>
          <w:rPr>
            <w:rFonts w:ascii="Cambria Math" w:hAnsi="Cambria Math"/>
            <w:szCs w:val="20"/>
            <w:lang w:val="en-GB"/>
          </w:rPr>
          <m:t>/</m:t>
        </m:r>
        <m:r>
          <w:rPr>
            <w:rFonts w:ascii="Cambria Math" w:hAnsi="Cambria Math"/>
            <w:szCs w:val="20"/>
            <w:lang w:val="en-GB"/>
          </w:rPr>
          <m:t>4</m:t>
        </m:r>
      </m:oMath>
      <w:r w:rsidRPr="00E90903">
        <w:rPr>
          <w:szCs w:val="20"/>
          <w:lang w:val="en-GB"/>
        </w:rPr>
        <w:t>.</w:t>
      </w:r>
    </w:p>
    <w:p w14:paraId="653F4EB9" w14:textId="5924D90B"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t>jitter</w:t>
      </w:r>
      <w:r w:rsidR="00637206" w:rsidRPr="00E90903">
        <w:rPr>
          <w:i/>
          <w:szCs w:val="20"/>
          <w:lang w:val="en-GB"/>
        </w:rPr>
        <w:t>—</w:t>
      </w:r>
      <w:r w:rsidRPr="00E90903">
        <w:rPr>
          <w:szCs w:val="20"/>
          <w:lang w:val="en-GB"/>
        </w:rPr>
        <w:t>the bin-centre correction omitted, with severity indexing the edge angle over eleven values from 2° to 20°.</w:t>
      </w:r>
    </w:p>
    <w:p w14:paraId="48BC0091" w14:textId="2FFE20F3"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t>nps_area</w:t>
      </w:r>
      <w:r w:rsidR="00637206" w:rsidRPr="00E90903">
        <w:rPr>
          <w:i/>
          <w:szCs w:val="20"/>
          <w:lang w:val="en-GB"/>
        </w:rPr>
        <w:t>—</w:t>
      </w:r>
      <w:r w:rsidRPr="00E90903">
        <w:rPr>
          <w:szCs w:val="20"/>
          <w:lang w:val="en-GB"/>
        </w:rPr>
        <w:t xml:space="preserve">the pixel-area factor dropped from the NPS normalisation by a fraction </w:t>
      </w:r>
      <m:oMath>
        <m:r>
          <w:rPr>
            <w:rFonts w:ascii="Cambria Math" w:hAnsi="Cambria Math"/>
            <w:szCs w:val="20"/>
            <w:lang w:val="en-GB"/>
          </w:rPr>
          <m:t>α</m:t>
        </m:r>
      </m:oMath>
      <w:r w:rsidRPr="00E90903">
        <w:rPr>
          <w:szCs w:val="20"/>
          <w:lang w:val="en-GB"/>
        </w:rPr>
        <w:t xml:space="preserve">: </w:t>
      </w:r>
      <m:oMath>
        <m:sSub>
          <m:sSubPr>
            <m:ctrlPr>
              <w:rPr>
                <w:rFonts w:ascii="Cambria Math" w:hAnsi="Cambria Math"/>
                <w:szCs w:val="20"/>
                <w:lang w:val="en-GB"/>
              </w:rPr>
            </m:ctrlPr>
          </m:sSubPr>
          <m:e>
            <m:r>
              <m:rPr>
                <m:sty m:val="p"/>
              </m:rPr>
              <w:rPr>
                <w:rFonts w:ascii="Cambria Math" w:hAnsi="Cambria Math"/>
                <w:szCs w:val="20"/>
                <w:lang w:val="en-GB"/>
              </w:rPr>
              <m:t>NPS</m:t>
            </m:r>
          </m:e>
          <m:sub>
            <m:r>
              <w:rPr>
                <w:rFonts w:ascii="Cambria Math" w:hAnsi="Cambria Math"/>
                <w:szCs w:val="20"/>
                <w:lang w:val="en-GB"/>
              </w:rPr>
              <m:t>α</m:t>
            </m:r>
          </m:sub>
        </m:sSub>
        <m:r>
          <m:rPr>
            <m:sty m:val="p"/>
          </m:rPr>
          <w:rPr>
            <w:rFonts w:ascii="Cambria Math" w:hAnsi="Cambria Math"/>
            <w:szCs w:val="20"/>
            <w:lang w:val="en-GB"/>
          </w:rPr>
          <m:t>=NPS⋅(Δ</m:t>
        </m:r>
        <m:r>
          <w:rPr>
            <w:rFonts w:ascii="Cambria Math" w:hAnsi="Cambria Math"/>
            <w:szCs w:val="20"/>
            <w:lang w:val="en-GB"/>
          </w:rPr>
          <m:t>x </m:t>
        </m:r>
        <m:r>
          <m:rPr>
            <m:sty m:val="p"/>
          </m:rPr>
          <w:rPr>
            <w:rFonts w:ascii="Cambria Math" w:hAnsi="Cambria Math"/>
            <w:szCs w:val="20"/>
            <w:lang w:val="en-GB"/>
          </w:rPr>
          <m:t>Δ</m:t>
        </m:r>
        <m:r>
          <w:rPr>
            <w:rFonts w:ascii="Cambria Math" w:hAnsi="Cambria Math"/>
            <w:szCs w:val="20"/>
            <w:lang w:val="en-GB"/>
          </w:rPr>
          <m:t>y</m:t>
        </m:r>
        <m:sSup>
          <m:sSupPr>
            <m:ctrlPr>
              <w:rPr>
                <w:rFonts w:ascii="Cambria Math" w:hAnsi="Cambria Math"/>
                <w:szCs w:val="20"/>
                <w:lang w:val="en-GB"/>
              </w:rPr>
            </m:ctrlPr>
          </m:sSupPr>
          <m:e>
            <m:r>
              <m:rPr>
                <m:sty m:val="p"/>
              </m:rPr>
              <w:rPr>
                <w:rFonts w:ascii="Cambria Math" w:hAnsi="Cambria Math"/>
                <w:szCs w:val="20"/>
                <w:lang w:val="en-GB"/>
              </w:rPr>
              <m:t>)</m:t>
            </m:r>
          </m:e>
          <m:sup>
            <m:r>
              <m:rPr>
                <m:sty m:val="p"/>
              </m:rPr>
              <w:rPr>
                <w:rFonts w:ascii="Cambria Math" w:hAnsi="Cambria Math"/>
                <w:szCs w:val="20"/>
                <w:lang w:val="en-GB"/>
              </w:rPr>
              <m:t>-</m:t>
            </m:r>
            <m:r>
              <w:rPr>
                <w:rFonts w:ascii="Cambria Math" w:hAnsi="Cambria Math"/>
                <w:szCs w:val="20"/>
                <w:lang w:val="en-GB"/>
              </w:rPr>
              <m:t>α</m:t>
            </m:r>
          </m:sup>
        </m:sSup>
      </m:oMath>
      <w:r w:rsidRPr="00E90903">
        <w:rPr>
          <w:szCs w:val="20"/>
          <w:lang w:val="en-GB"/>
        </w:rPr>
        <w:t>.</w:t>
      </w:r>
    </w:p>
    <w:p w14:paraId="6F6EA0F3" w14:textId="7602BDEA"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t>detrend</w:t>
      </w:r>
      <w:r w:rsidR="00637206" w:rsidRPr="00E90903">
        <w:rPr>
          <w:i/>
          <w:szCs w:val="20"/>
          <w:lang w:val="en-GB"/>
        </w:rPr>
        <w:t>—</w:t>
      </w:r>
      <w:r w:rsidRPr="00E90903">
        <w:rPr>
          <w:szCs w:val="20"/>
          <w:lang w:val="en-GB"/>
        </w:rPr>
        <w:t xml:space="preserve">ROI detrending switched off over a background ramp of amplitude </w:t>
      </w:r>
      <m:oMath>
        <m:r>
          <w:rPr>
            <w:rFonts w:ascii="Cambria Math" w:hAnsi="Cambria Math"/>
            <w:szCs w:val="20"/>
            <w:lang w:val="en-GB"/>
          </w:rPr>
          <m:t>60α</m:t>
        </m:r>
      </m:oMath>
      <w:r w:rsidRPr="00E90903">
        <w:rPr>
          <w:szCs w:val="20"/>
          <w:lang w:val="en-GB"/>
        </w:rPr>
        <w:t xml:space="preserve"> units.</w:t>
      </w:r>
    </w:p>
    <w:p w14:paraId="02218829" w14:textId="74BE3A81" w:rsidR="00E747BC" w:rsidRPr="00E90903" w:rsidRDefault="000E7B1B" w:rsidP="00F5114E">
      <w:pPr>
        <w:pStyle w:val="MDPI37itemize"/>
        <w:rPr>
          <w:szCs w:val="20"/>
          <w:lang w:val="en-GB"/>
        </w:rPr>
      </w:pPr>
      <w:commentRangeStart w:id="16"/>
      <w:ins w:id="17" w:author="Shuji Yamamoto" w:date="2026-09-11T17:21:00Z" w16du:dateUtc="2026-09-11T08:21:00Z">
        <w:r>
          <w:rPr>
            <w:rStyle w:val="VerbatimChar"/>
            <w:rFonts w:ascii="Palatino Linotype" w:hAnsi="Palatino Linotype"/>
            <w:b/>
            <w:bCs/>
            <w:i w:val="0"/>
            <w:color w:val="auto"/>
            <w:sz w:val="20"/>
            <w:szCs w:val="20"/>
            <w:u w:color="EEB1D5"/>
            <w:lang w:val="en-GB"/>
          </w:rPr>
          <w:t>disk</w:t>
        </w:r>
      </w:ins>
      <w:commentRangeEnd w:id="16"/>
      <w:r w:rsidRPr="00E90903">
        <w:rPr>
          <w:rStyle w:val="af0"/>
          <w:rFonts w:eastAsiaTheme="minorEastAsia" w:cstheme="minorBidi"/>
          <w:b/>
          <w:bCs/>
          <w:color w:val="auto"/>
          <w:sz w:val="20"/>
          <w:szCs w:val="20"/>
          <w:u w:color="EEB1D5"/>
          <w:lang w:val="en-GB"/>
        </w:rPr>
        <w:commentReference w:id="16"/>
      </w:r>
      <w:del w:id="18" w:author="Shuji Yamamoto" w:date="2026-09-11T17:21:00Z" w16du:dateUtc="2026-09-11T08:21:00Z">
        <w:r w:rsidR="00096C6F" w:rsidRPr="00E90903" w:rsidDel="000E7B1B">
          <w:rPr>
            <w:rStyle w:val="VerbatimChar"/>
            <w:rFonts w:ascii="Palatino Linotype" w:hAnsi="Palatino Linotype"/>
            <w:b/>
            <w:bCs/>
            <w:i w:val="0"/>
            <w:color w:val="auto"/>
            <w:sz w:val="20"/>
            <w:szCs w:val="20"/>
            <w:u w:color="EEB1D5"/>
            <w:lang w:val="en-GB"/>
          </w:rPr>
          <w:delText>disc</w:delText>
        </w:r>
      </w:del>
      <w:r w:rsidR="00637206" w:rsidRPr="00E90903">
        <w:rPr>
          <w:i/>
          <w:szCs w:val="20"/>
          <w:lang w:val="en-GB"/>
        </w:rPr>
        <w:t>—</w:t>
      </w:r>
      <w:r w:rsidR="00E747BC" w:rsidRPr="00E90903">
        <w:rPr>
          <w:szCs w:val="20"/>
          <w:lang w:val="en-GB"/>
        </w:rPr>
        <w:t xml:space="preserve">the signal built by interpolating between the exact two-dimensional blurred </w:t>
      </w:r>
      <w:r w:rsidR="00096C6F" w:rsidRPr="00E90903">
        <w:rPr>
          <w:szCs w:val="20"/>
          <w:u w:color="EEB1D5"/>
          <w:lang w:val="en-GB"/>
        </w:rPr>
        <w:t>disc</w:t>
      </w:r>
      <w:r w:rsidR="00E747BC" w:rsidRPr="00E90903">
        <w:rPr>
          <w:szCs w:val="20"/>
          <w:lang w:val="en-GB"/>
        </w:rPr>
        <w:t xml:space="preserve"> and the one obtained by applying the one-dimensional edge profile radially.</w:t>
      </w:r>
    </w:p>
    <w:p w14:paraId="5B71465D" w14:textId="6C2E5D01" w:rsidR="00E747BC" w:rsidRPr="00E90903" w:rsidRDefault="00E747BC" w:rsidP="00F5114E">
      <w:pPr>
        <w:pStyle w:val="MDPI37itemize"/>
        <w:spacing w:after="60"/>
        <w:rPr>
          <w:szCs w:val="20"/>
          <w:lang w:val="en-GB"/>
        </w:rPr>
      </w:pPr>
      <w:r w:rsidRPr="00E90903">
        <w:rPr>
          <w:rStyle w:val="VerbatimChar"/>
          <w:rFonts w:ascii="Palatino Linotype" w:hAnsi="Palatino Linotype"/>
          <w:b/>
          <w:bCs/>
          <w:i w:val="0"/>
          <w:color w:val="auto"/>
          <w:sz w:val="20"/>
          <w:szCs w:val="20"/>
          <w:lang w:val="en-GB"/>
        </w:rPr>
        <w:t>no_floor</w:t>
      </w:r>
      <w:r w:rsidR="00637206" w:rsidRPr="00E90903">
        <w:rPr>
          <w:i/>
          <w:szCs w:val="20"/>
          <w:lang w:val="en-GB"/>
        </w:rPr>
        <w:t>—</w:t>
      </w:r>
      <w:r w:rsidRPr="00E90903">
        <w:rPr>
          <w:szCs w:val="20"/>
          <w:lang w:val="en-GB"/>
        </w:rPr>
        <w:t xml:space="preserve">the prewhitening observer handed a measured spectrum with noise correlation length </w:t>
      </w:r>
      <m:oMath>
        <m:r>
          <w:rPr>
            <w:rFonts w:ascii="Cambria Math" w:hAnsi="Cambria Math"/>
            <w:szCs w:val="20"/>
            <w:lang w:val="en-GB"/>
          </w:rPr>
          <m:t>0.5α</m:t>
        </m:r>
      </m:oMath>
      <w:r w:rsidRPr="00E90903">
        <w:rPr>
          <w:szCs w:val="20"/>
          <w:lang w:val="en-GB"/>
        </w:rPr>
        <w:t xml:space="preserve"> mm and no floor.</w:t>
      </w:r>
    </w:p>
    <w:p w14:paraId="23A543D8"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Defects 2, 5 and 6 are the three found in this pipeline during development; 1, 3 and 4 are standard failure modes of the same chain.</w:t>
      </w:r>
    </w:p>
    <w:p w14:paraId="162868B9" w14:textId="77777777" w:rsidR="00E747BC" w:rsidRPr="00E90903" w:rsidRDefault="00E747BC" w:rsidP="00F236CC">
      <w:pPr>
        <w:pStyle w:val="MDPI22heading2"/>
        <w:spacing w:before="240"/>
        <w:rPr>
          <w:color w:val="auto"/>
          <w:szCs w:val="20"/>
          <w:lang w:val="en-GB"/>
        </w:rPr>
      </w:pPr>
      <w:r w:rsidRPr="00E90903">
        <w:rPr>
          <w:color w:val="auto"/>
          <w:szCs w:val="20"/>
          <w:lang w:val="en-GB"/>
        </w:rPr>
        <w:t>2.5. Detection and Materiality</w:t>
      </w:r>
    </w:p>
    <w:p w14:paraId="27463DFA" w14:textId="325C8E3B"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For each defect the </w:t>
      </w:r>
      <w:r w:rsidRPr="00E90903">
        <w:rPr>
          <w:rFonts w:ascii="Palatino Linotype" w:hAnsi="Palatino Linotype" w:cs="Times New Roman"/>
          <w:i/>
          <w:iCs/>
          <w:snapToGrid w:val="0"/>
          <w:sz w:val="20"/>
          <w:szCs w:val="20"/>
          <w:lang w:val="en-GB"/>
          <w14:ligatures w14:val="standardContextual"/>
        </w:rPr>
        <w:t>detection severity</w:t>
      </w:r>
      <w:r w:rsidRPr="00E90903">
        <w:rPr>
          <w:rFonts w:ascii="Palatino Linotype" w:hAnsi="Palatino Linotype" w:cs="Times New Roman"/>
          <w:snapToGrid w:val="0"/>
          <w:sz w:val="20"/>
          <w:szCs w:val="20"/>
          <w:lang w:val="en-GB"/>
          <w14:ligatures w14:val="standardContextual"/>
        </w:rPr>
        <w:t xml:space="preserve"> is the smallest </w:t>
      </w:r>
      <m:oMath>
        <m:r>
          <w:rPr>
            <w:rFonts w:ascii="Cambria Math" w:hAnsi="Cambria Math"/>
            <w:sz w:val="20"/>
            <w:szCs w:val="20"/>
            <w:lang w:val="en-GB"/>
          </w:rPr>
          <m:t>α</m:t>
        </m:r>
      </m:oMath>
      <w:r w:rsidRPr="00E90903">
        <w:rPr>
          <w:rFonts w:ascii="Palatino Linotype" w:hAnsi="Palatino Linotype" w:cs="Times New Roman"/>
          <w:snapToGrid w:val="0"/>
          <w:sz w:val="20"/>
          <w:szCs w:val="20"/>
          <w:lang w:val="en-GB"/>
          <w14:ligatures w14:val="standardContextual"/>
        </w:rPr>
        <w:t xml:space="preserve"> at which any check fires, and the </w:t>
      </w:r>
      <w:r w:rsidRPr="00E90903">
        <w:rPr>
          <w:rFonts w:ascii="Palatino Linotype" w:hAnsi="Palatino Linotype" w:cs="Times New Roman"/>
          <w:i/>
          <w:iCs/>
          <w:snapToGrid w:val="0"/>
          <w:sz w:val="20"/>
          <w:szCs w:val="20"/>
          <w:lang w:val="en-GB"/>
          <w14:ligatures w14:val="standardContextual"/>
        </w:rPr>
        <w:t>material severity</w:t>
      </w:r>
      <w:r w:rsidRPr="00E90903">
        <w:rPr>
          <w:rFonts w:ascii="Palatino Linotype" w:hAnsi="Palatino Linotype" w:cs="Times New Roman"/>
          <w:snapToGrid w:val="0"/>
          <w:sz w:val="20"/>
          <w:szCs w:val="20"/>
          <w:lang w:val="en-GB"/>
          <w14:ligatures w14:val="standardContextual"/>
        </w:rPr>
        <w:t xml:space="preserve"> is the smallest </w:t>
      </w:r>
      <m:oMath>
        <m:r>
          <w:rPr>
            <w:rFonts w:ascii="Cambria Math" w:hAnsi="Cambria Math"/>
            <w:sz w:val="20"/>
            <w:szCs w:val="20"/>
            <w:lang w:val="en-GB"/>
          </w:rPr>
          <m:t>α</m:t>
        </m:r>
        <m:r>
          <m:rPr>
            <m:sty m:val="p"/>
          </m:rPr>
          <w:rPr>
            <w:rFonts w:ascii="Cambria Math" w:hAnsi="Cambria Math"/>
            <w:sz w:val="20"/>
            <w:szCs w:val="20"/>
            <w:lang w:val="en-GB"/>
          </w:rPr>
          <m:t>&gt;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at which the reported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taken as the worse of the prewhitening and NEQ routes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differs from that defect’s own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value by more than 5%. Measuring against the defect’s own zero rather than a global reference removes confounds: the </w:t>
      </w:r>
      <w:r w:rsidRPr="00E90903">
        <w:rPr>
          <w:rStyle w:val="VerbatimChar"/>
          <w:rFonts w:ascii="Palatino Linotype" w:hAnsi="Palatino Linotype" w:cs="Times New Roman"/>
          <w:i w:val="0"/>
          <w:snapToGrid w:val="0"/>
          <w:sz w:val="20"/>
          <w:szCs w:val="20"/>
          <w:lang w:val="en-GB"/>
          <w14:ligatures w14:val="standardContextual"/>
        </w:rPr>
        <w:t>jitter</w:t>
      </w:r>
      <w:r w:rsidRPr="00E90903">
        <w:rPr>
          <w:rFonts w:ascii="Palatino Linotype" w:hAnsi="Palatino Linotype" w:cs="Times New Roman"/>
          <w:i/>
          <w:snapToGrid w:val="0"/>
          <w:sz w:val="20"/>
          <w:szCs w:val="20"/>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sweep varies the edge angle, which changes the estimate slightly even when the correction is applied.</w:t>
      </w:r>
    </w:p>
    <w:p w14:paraId="4CC45F36" w14:textId="77777777" w:rsidR="00E747BC" w:rsidRPr="00E90903" w:rsidRDefault="00E747BC" w:rsidP="00B51B5E">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A check that fires only after the answer is already wrong is not a guard, so the comparison of these two severities, and not the mere fact of detection, is the endpoint.</w:t>
      </w:r>
    </w:p>
    <w:p w14:paraId="248567B8" w14:textId="77777777" w:rsidR="00E747BC" w:rsidRPr="00E90903" w:rsidRDefault="00E747BC" w:rsidP="00B51B5E">
      <w:pPr>
        <w:adjustRightInd w:val="0"/>
        <w:snapToGrid w:val="0"/>
        <w:ind w:left="2608" w:firstLine="425"/>
        <w:rPr>
          <w:snapToGrid w:val="0"/>
          <w:lang w:val="en-GB"/>
          <w14:ligatures w14:val="standardContextual"/>
        </w:rPr>
      </w:pPr>
      <w:r w:rsidRPr="00E90903">
        <w:rPr>
          <w:b/>
          <w:snapToGrid w:val="0"/>
          <w:lang w:val="en-GB"/>
          <w14:ligatures w14:val="standardContextual"/>
        </w:rPr>
        <w:t>The grid, and what it can and cannot resolve.</w:t>
      </w:r>
      <w:r w:rsidRPr="00E90903">
        <w:rPr>
          <w:snapToGrid w:val="0"/>
          <w:lang w:val="en-GB"/>
          <w14:ligatures w14:val="standardContextual"/>
        </w:rPr>
        <w:t xml:space="preserve"> Every defect is evaluated on the same eleven-point grid, </w:t>
      </w:r>
      <m:oMath>
        <m:r>
          <w:rPr>
            <w:rFonts w:ascii="Cambria Math" w:hAnsi="Cambria Math"/>
            <w:lang w:val="en-GB"/>
          </w:rPr>
          <m:t>α∈</m:t>
        </m:r>
        <m:r>
          <m:rPr>
            <m:lit/>
          </m:rPr>
          <w:rPr>
            <w:rFonts w:ascii="Cambria Math" w:hAnsi="Cambria Math"/>
            <w:lang w:val="en-GB"/>
          </w:rPr>
          <m:t>{</m:t>
        </m:r>
        <m:r>
          <w:rPr>
            <w:rFonts w:ascii="Cambria Math" w:hAnsi="Cambria Math"/>
            <w:lang w:val="en-GB"/>
          </w:rPr>
          <m:t>0,0.1,0.2,…,1.0</m:t>
        </m:r>
        <m:r>
          <m:rPr>
            <m:lit/>
          </m:rPr>
          <w:rPr>
            <w:rFonts w:ascii="Cambria Math" w:hAnsi="Cambria Math"/>
            <w:lang w:val="en-GB"/>
          </w:rPr>
          <m:t>}</m:t>
        </m:r>
      </m:oMath>
      <w:r w:rsidRPr="00E90903">
        <w:rPr>
          <w:snapToGrid w:val="0"/>
          <w:lang w:val="en-GB"/>
          <w14:ligatures w14:val="standardContextual"/>
        </w:rPr>
        <w:t xml:space="preserve">, with 64 noise realisations at each point and the random streams fixed by seed so that a rerun reproduces the table exactly. Seven of the eight detections in Table 2 occur at </w:t>
      </w:r>
      <m:oMath>
        <m:r>
          <w:rPr>
            <w:rFonts w:ascii="Cambria Math" w:hAnsi="Cambria Math"/>
            <w:lang w:val="en-GB"/>
          </w:rPr>
          <m:t>α=0.1</m:t>
        </m:r>
      </m:oMath>
      <w:r w:rsidRPr="00E90903">
        <w:rPr>
          <w:snapToGrid w:val="0"/>
          <w:lang w:val="en-GB"/>
          <w14:ligatures w14:val="standardContextual"/>
        </w:rPr>
        <w:t xml:space="preserve">, which is the smallest non-zero severity examined. </w:t>
      </w:r>
      <w:r w:rsidRPr="00E90903">
        <w:rPr>
          <w:b/>
          <w:snapToGrid w:val="0"/>
          <w:lang w:val="en-GB"/>
          <w14:ligatures w14:val="standardContextual"/>
        </w:rPr>
        <w:t>That is a property of the grid as much as of the checks</w:t>
      </w:r>
      <w:r w:rsidRPr="00E90903">
        <w:rPr>
          <w:snapToGrid w:val="0"/>
          <w:lang w:val="en-GB"/>
          <w14:ligatures w14:val="standardContextual"/>
        </w:rPr>
        <w:t>: these checks fire at or below a tenth of full severity, and this experiment cannot say how much below, because it never looked. The claim made here is therefore that detection precedes materiality, which the grid does resolve, and not that any particular detection threshold has been measured, which it does not.</w:t>
      </w:r>
    </w:p>
    <w:p w14:paraId="7F432192" w14:textId="77777777" w:rsidR="009C78B9" w:rsidRPr="00E90903" w:rsidRDefault="009C78B9" w:rsidP="009C78B9">
      <w:pPr>
        <w:pStyle w:val="a0"/>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t>Table 2.</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 xml:space="preserve">Six injected defects against seven checks. Detection severity is the smallest </w:t>
      </w:r>
      <m:oMath>
        <m:r>
          <w:rPr>
            <w:rFonts w:ascii="Cambria Math" w:hAnsi="Cambria Math"/>
            <w:color w:val="auto"/>
            <w:sz w:val="18"/>
            <w:szCs w:val="18"/>
            <w:lang w:val="en-GB"/>
          </w:rPr>
          <m:t>α</m:t>
        </m:r>
      </m:oMath>
      <w:r w:rsidRPr="00E90903">
        <w:rPr>
          <w:snapToGrid w:val="0"/>
          <w:sz w:val="18"/>
          <w:szCs w:val="18"/>
          <w:lang w:val="en-GB"/>
          <w14:ligatures w14:val="standardContextual"/>
        </w:rPr>
        <w:t xml:space="preserve"> at which a check fires; material severity is the smallest at which the reported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oMath>
      <w:r w:rsidRPr="00E90903">
        <w:rPr>
          <w:snapToGrid w:val="0"/>
          <w:sz w:val="18"/>
          <w:szCs w:val="18"/>
          <w:lang w:val="en-GB"/>
          <w14:ligatures w14:val="standardContextual"/>
        </w:rPr>
        <w:t xml:space="preserve"> is wrong by more than 5%. The seventh check, the self-consistency regression test, fired on none of the six and so appears nowhere in the </w:t>
      </w:r>
      <w:r w:rsidRPr="00E90903">
        <w:rPr>
          <w:i/>
          <w:iCs/>
          <w:snapToGrid w:val="0"/>
          <w:sz w:val="18"/>
          <w:szCs w:val="18"/>
          <w:lang w:val="en-GB"/>
          <w14:ligatures w14:val="standardContextual"/>
        </w:rPr>
        <w:t>caught by</w:t>
      </w:r>
      <w:r w:rsidRPr="00E90903">
        <w:rPr>
          <w:snapToGrid w:val="0"/>
          <w:sz w:val="18"/>
          <w:szCs w:val="18"/>
          <w:lang w:val="en-GB"/>
          <w14:ligatures w14:val="standardContextual"/>
        </w:rPr>
        <w:t xml:space="preserve"> column. </w:t>
      </w:r>
      <w:r w:rsidRPr="00E90903">
        <w:rPr>
          <w:b/>
          <w:bCs/>
          <w:snapToGrid w:val="0"/>
          <w:sz w:val="18"/>
          <w:szCs w:val="18"/>
          <w:lang w:val="en-GB"/>
          <w14:ligatures w14:val="standardContextual"/>
        </w:rPr>
        <w:t>Boldface in that column marks a check that is an internal identity</w:t>
      </w:r>
      <w:r w:rsidRPr="00E90903">
        <w:rPr>
          <w:snapToGrid w:val="0"/>
          <w:sz w:val="18"/>
          <w:szCs w:val="18"/>
          <w:lang w:val="en-GB"/>
          <w14:ligatures w14:val="standardContextual"/>
        </w:rPr>
        <w:t>—one needing no phantom and no ground truth, and therefore still available on measured patient data. A defect whose entry carries no bold was caught only against an object whose answer was known in advance.</w:t>
      </w:r>
    </w:p>
    <w:tbl>
      <w:tblPr>
        <w:tblStyle w:val="Table"/>
        <w:tblW w:w="10465" w:type="dxa"/>
        <w:jc w:val="center"/>
        <w:tblLayout w:type="fixed"/>
        <w:tblCellMar>
          <w:left w:w="0" w:type="dxa"/>
          <w:right w:w="0" w:type="dxa"/>
        </w:tblCellMar>
        <w:tblLook w:val="0020" w:firstRow="1" w:lastRow="0" w:firstColumn="0" w:lastColumn="0" w:noHBand="0" w:noVBand="0"/>
      </w:tblPr>
      <w:tblGrid>
        <w:gridCol w:w="993"/>
        <w:gridCol w:w="1275"/>
        <w:gridCol w:w="3686"/>
        <w:gridCol w:w="1559"/>
        <w:gridCol w:w="1208"/>
        <w:gridCol w:w="1744"/>
      </w:tblGrid>
      <w:tr w:rsidR="009C78B9" w:rsidRPr="00E90903" w14:paraId="7DCB3CFF" w14:textId="77777777" w:rsidTr="00CB260F">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8" w:space="0" w:color="auto"/>
              <w:bottom w:val="single" w:sz="4" w:space="0" w:color="auto"/>
            </w:tcBorders>
            <w:vAlign w:val="center"/>
          </w:tcPr>
          <w:p w14:paraId="4D6BED27"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Defect</w:t>
            </w:r>
          </w:p>
        </w:tc>
        <w:tc>
          <w:tcPr>
            <w:tcW w:w="1275" w:type="dxa"/>
            <w:tcBorders>
              <w:top w:val="single" w:sz="8" w:space="0" w:color="auto"/>
              <w:bottom w:val="single" w:sz="4" w:space="0" w:color="auto"/>
            </w:tcBorders>
            <w:vAlign w:val="center"/>
          </w:tcPr>
          <w:p w14:paraId="4075C89C"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Origin</w:t>
            </w:r>
          </w:p>
        </w:tc>
        <w:tc>
          <w:tcPr>
            <w:tcW w:w="3686" w:type="dxa"/>
            <w:tcBorders>
              <w:top w:val="single" w:sz="8" w:space="0" w:color="auto"/>
              <w:bottom w:val="single" w:sz="4" w:space="0" w:color="auto"/>
            </w:tcBorders>
            <w:vAlign w:val="center"/>
          </w:tcPr>
          <w:p w14:paraId="019DE18A"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Caught by</w:t>
            </w:r>
          </w:p>
        </w:tc>
        <w:tc>
          <w:tcPr>
            <w:tcW w:w="1559" w:type="dxa"/>
            <w:tcBorders>
              <w:top w:val="single" w:sz="8" w:space="0" w:color="auto"/>
              <w:bottom w:val="single" w:sz="4" w:space="0" w:color="auto"/>
            </w:tcBorders>
            <w:vAlign w:val="center"/>
          </w:tcPr>
          <w:p w14:paraId="20E22EF2"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Detection </w:t>
            </w:r>
            <m:oMath>
              <m:r>
                <m:rPr>
                  <m:sty m:val="bi"/>
                </m:rPr>
                <w:rPr>
                  <w:rFonts w:ascii="Cambria Math" w:hAnsi="Cambria Math"/>
                  <w:sz w:val="20"/>
                  <w:lang w:val="en-GB"/>
                </w:rPr>
                <m:t>α</m:t>
              </m:r>
            </m:oMath>
          </w:p>
        </w:tc>
        <w:tc>
          <w:tcPr>
            <w:tcW w:w="1208" w:type="dxa"/>
            <w:tcBorders>
              <w:top w:val="single" w:sz="8" w:space="0" w:color="auto"/>
              <w:bottom w:val="single" w:sz="4" w:space="0" w:color="auto"/>
            </w:tcBorders>
            <w:vAlign w:val="center"/>
          </w:tcPr>
          <w:p w14:paraId="202FBC27"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Material </w:t>
            </w:r>
            <m:oMath>
              <m:r>
                <m:rPr>
                  <m:sty m:val="bi"/>
                </m:rPr>
                <w:rPr>
                  <w:rFonts w:ascii="Cambria Math" w:hAnsi="Cambria Math"/>
                  <w:sz w:val="20"/>
                  <w:lang w:val="en-GB"/>
                </w:rPr>
                <m:t>α</m:t>
              </m:r>
            </m:oMath>
          </w:p>
        </w:tc>
        <w:tc>
          <w:tcPr>
            <w:tcW w:w="1744" w:type="dxa"/>
            <w:tcBorders>
              <w:top w:val="single" w:sz="8" w:space="0" w:color="auto"/>
              <w:bottom w:val="single" w:sz="4" w:space="0" w:color="auto"/>
            </w:tcBorders>
            <w:vAlign w:val="center"/>
          </w:tcPr>
          <w:p w14:paraId="6251F906"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Worst Error in </w:t>
            </w:r>
            <m:oMath>
              <m:sSup>
                <m:sSupPr>
                  <m:ctrlPr>
                    <w:rPr>
                      <w:rFonts w:ascii="Cambria Math" w:hAnsi="Cambria Math"/>
                      <w:b/>
                      <w:sz w:val="20"/>
                      <w:lang w:val="en-GB"/>
                    </w:rPr>
                  </m:ctrlPr>
                </m:sSupPr>
                <m:e>
                  <m:r>
                    <m:rPr>
                      <m:sty m:val="bi"/>
                    </m:rPr>
                    <w:rPr>
                      <w:rFonts w:ascii="Cambria Math" w:hAnsi="Cambria Math"/>
                      <w:sz w:val="20"/>
                      <w:lang w:val="en-GB"/>
                    </w:rPr>
                    <m:t>d</m:t>
                  </m:r>
                </m:e>
                <m:sup>
                  <m:r>
                    <m:rPr>
                      <m:sty m:val="b"/>
                    </m:rPr>
                    <w:rPr>
                      <w:rFonts w:ascii="Cambria Math" w:hAnsi="Cambria Math"/>
                      <w:sz w:val="20"/>
                      <w:lang w:val="en-GB"/>
                    </w:rPr>
                    <m:t>'</m:t>
                  </m:r>
                </m:sup>
              </m:sSup>
            </m:oMath>
          </w:p>
        </w:tc>
      </w:tr>
      <w:tr w:rsidR="009C78B9" w:rsidRPr="00E90903" w14:paraId="04607F3C" w14:textId="77777777" w:rsidTr="00CB260F">
        <w:trPr>
          <w:jc w:val="center"/>
        </w:trPr>
        <w:tc>
          <w:tcPr>
            <w:tcW w:w="993" w:type="dxa"/>
            <w:tcBorders>
              <w:top w:val="single" w:sz="4" w:space="0" w:color="auto"/>
            </w:tcBorders>
            <w:vAlign w:val="center"/>
          </w:tcPr>
          <w:p w14:paraId="78EFF4A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sinc</w:t>
            </w:r>
          </w:p>
        </w:tc>
        <w:tc>
          <w:tcPr>
            <w:tcW w:w="1275" w:type="dxa"/>
            <w:tcBorders>
              <w:top w:val="single" w:sz="4" w:space="0" w:color="auto"/>
            </w:tcBorders>
            <w:vAlign w:val="center"/>
          </w:tcPr>
          <w:p w14:paraId="288A7C5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tcBorders>
              <w:top w:val="single" w:sz="4" w:space="0" w:color="auto"/>
            </w:tcBorders>
            <w:vAlign w:val="center"/>
          </w:tcPr>
          <w:p w14:paraId="63D21529"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MTF closed form</w:t>
            </w:r>
          </w:p>
        </w:tc>
        <w:tc>
          <w:tcPr>
            <w:tcW w:w="1559" w:type="dxa"/>
            <w:tcBorders>
              <w:top w:val="single" w:sz="4" w:space="0" w:color="auto"/>
            </w:tcBorders>
            <w:vAlign w:val="center"/>
          </w:tcPr>
          <w:p w14:paraId="0D82BF22"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tcBorders>
              <w:top w:val="single" w:sz="4" w:space="0" w:color="auto"/>
            </w:tcBorders>
            <w:vAlign w:val="center"/>
          </w:tcPr>
          <w:p w14:paraId="6BEB2AC7"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tcBorders>
              <w:top w:val="single" w:sz="4" w:space="0" w:color="auto"/>
            </w:tcBorders>
            <w:vAlign w:val="center"/>
          </w:tcPr>
          <w:p w14:paraId="37D513A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0.06%</w:t>
            </w:r>
          </w:p>
        </w:tc>
      </w:tr>
      <w:tr w:rsidR="009C78B9" w:rsidRPr="00E90903" w14:paraId="4980F085" w14:textId="77777777" w:rsidTr="00CB260F">
        <w:trPr>
          <w:jc w:val="center"/>
        </w:trPr>
        <w:tc>
          <w:tcPr>
            <w:tcW w:w="993" w:type="dxa"/>
            <w:vAlign w:val="center"/>
          </w:tcPr>
          <w:p w14:paraId="04FDDAC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jitter</w:t>
            </w:r>
          </w:p>
        </w:tc>
        <w:tc>
          <w:tcPr>
            <w:tcW w:w="1275" w:type="dxa"/>
            <w:vAlign w:val="center"/>
          </w:tcPr>
          <w:p w14:paraId="19BF67DA"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vAlign w:val="center"/>
          </w:tcPr>
          <w:p w14:paraId="5EFFE252"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MTF closed form</w:t>
            </w:r>
          </w:p>
        </w:tc>
        <w:tc>
          <w:tcPr>
            <w:tcW w:w="1559" w:type="dxa"/>
            <w:vAlign w:val="center"/>
          </w:tcPr>
          <w:p w14:paraId="199A529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505FF6F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vAlign w:val="center"/>
          </w:tcPr>
          <w:p w14:paraId="0C919EA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0.002%</w:t>
            </w:r>
          </w:p>
        </w:tc>
      </w:tr>
      <w:tr w:rsidR="009C78B9" w:rsidRPr="00E90903" w14:paraId="3DF6411C" w14:textId="77777777" w:rsidTr="00CB260F">
        <w:trPr>
          <w:jc w:val="center"/>
        </w:trPr>
        <w:tc>
          <w:tcPr>
            <w:tcW w:w="993" w:type="dxa"/>
            <w:vAlign w:val="center"/>
          </w:tcPr>
          <w:p w14:paraId="7297F575"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nps_area</w:t>
            </w:r>
          </w:p>
        </w:tc>
        <w:tc>
          <w:tcPr>
            <w:tcW w:w="1275" w:type="dxa"/>
            <w:vAlign w:val="center"/>
          </w:tcPr>
          <w:p w14:paraId="4AB06CD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vAlign w:val="center"/>
          </w:tcPr>
          <w:p w14:paraId="6D4D085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Parseval</w:t>
            </w:r>
            <w:r w:rsidRPr="00E90903">
              <w:rPr>
                <w:rFonts w:ascii="Palatino Linotype" w:hAnsi="Palatino Linotype"/>
                <w:sz w:val="20"/>
                <w:lang w:val="en-GB"/>
              </w:rPr>
              <w:t>, NPS closed form</w:t>
            </w:r>
          </w:p>
        </w:tc>
        <w:tc>
          <w:tcPr>
            <w:tcW w:w="1559" w:type="dxa"/>
            <w:vAlign w:val="center"/>
          </w:tcPr>
          <w:p w14:paraId="3F46CCD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1A2C8A01"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744" w:type="dxa"/>
            <w:vAlign w:val="center"/>
          </w:tcPr>
          <w:p w14:paraId="39B7098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90.0%</w:t>
            </w:r>
          </w:p>
        </w:tc>
      </w:tr>
      <w:tr w:rsidR="009C78B9" w:rsidRPr="00E90903" w14:paraId="265C740D" w14:textId="77777777" w:rsidTr="00CB260F">
        <w:trPr>
          <w:jc w:val="center"/>
        </w:trPr>
        <w:tc>
          <w:tcPr>
            <w:tcW w:w="993" w:type="dxa"/>
            <w:vAlign w:val="center"/>
          </w:tcPr>
          <w:p w14:paraId="2B2CB5A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detrend</w:t>
            </w:r>
          </w:p>
        </w:tc>
        <w:tc>
          <w:tcPr>
            <w:tcW w:w="1275" w:type="dxa"/>
            <w:vAlign w:val="center"/>
          </w:tcPr>
          <w:p w14:paraId="6D4273E7"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vAlign w:val="center"/>
          </w:tcPr>
          <w:p w14:paraId="29655EC1"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NPS closed form</w:t>
            </w:r>
          </w:p>
        </w:tc>
        <w:tc>
          <w:tcPr>
            <w:tcW w:w="1559" w:type="dxa"/>
            <w:vAlign w:val="center"/>
          </w:tcPr>
          <w:p w14:paraId="30F0D314"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21DE6C4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w:t>
            </w:r>
          </w:p>
        </w:tc>
        <w:tc>
          <w:tcPr>
            <w:tcW w:w="1744" w:type="dxa"/>
            <w:vAlign w:val="center"/>
          </w:tcPr>
          <w:p w14:paraId="6CEB9FC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69.4%</w:t>
            </w:r>
          </w:p>
        </w:tc>
      </w:tr>
      <w:tr w:rsidR="009C78B9" w:rsidRPr="00E90903" w14:paraId="4DB81FD2" w14:textId="77777777" w:rsidTr="00CB260F">
        <w:trPr>
          <w:jc w:val="center"/>
        </w:trPr>
        <w:tc>
          <w:tcPr>
            <w:tcW w:w="993" w:type="dxa"/>
            <w:vAlign w:val="center"/>
          </w:tcPr>
          <w:p w14:paraId="43DCCE65" w14:textId="68841EAE" w:rsidR="009C78B9" w:rsidRPr="00E90903" w:rsidRDefault="000E7B1B" w:rsidP="00CB260F">
            <w:pPr>
              <w:pStyle w:val="Compact"/>
              <w:adjustRightInd w:val="0"/>
              <w:snapToGrid w:val="0"/>
              <w:spacing w:before="0" w:after="0"/>
              <w:jc w:val="center"/>
              <w:rPr>
                <w:rFonts w:ascii="Palatino Linotype" w:hAnsi="Palatino Linotype"/>
                <w:sz w:val="20"/>
                <w:lang w:val="en-GB"/>
              </w:rPr>
            </w:pPr>
            <w:ins w:id="19" w:author="Shuji Yamamoto" w:date="2026-09-11T17:21:00Z" w16du:dateUtc="2026-09-11T08:21:00Z">
              <w:r>
                <w:rPr>
                  <w:rStyle w:val="VerbatimChar"/>
                  <w:rFonts w:ascii="Palatino Linotype" w:hAnsi="Palatino Linotype"/>
                  <w:i w:val="0"/>
                  <w:sz w:val="20"/>
                  <w:u w:color="EEB1D5"/>
                  <w:lang w:val="en-GB"/>
                </w:rPr>
                <w:t>disk</w:t>
              </w:r>
            </w:ins>
            <w:del w:id="20" w:author="Shuji Yamamoto" w:date="2026-09-11T17:21:00Z" w16du:dateUtc="2026-09-11T08:21:00Z">
              <w:r w:rsidR="00096C6F" w:rsidRPr="00E90903" w:rsidDel="000E7B1B">
                <w:rPr>
                  <w:rStyle w:val="VerbatimChar"/>
                  <w:rFonts w:ascii="Palatino Linotype" w:hAnsi="Palatino Linotype"/>
                  <w:i w:val="0"/>
                  <w:sz w:val="20"/>
                  <w:u w:color="EEB1D5"/>
                  <w:lang w:val="en-GB"/>
                </w:rPr>
                <w:delText>disc</w:delText>
              </w:r>
            </w:del>
          </w:p>
        </w:tc>
        <w:tc>
          <w:tcPr>
            <w:tcW w:w="1275" w:type="dxa"/>
            <w:vAlign w:val="center"/>
          </w:tcPr>
          <w:p w14:paraId="08E6D0F6"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vAlign w:val="center"/>
          </w:tcPr>
          <w:p w14:paraId="19EB1FC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signal area</w:t>
            </w:r>
          </w:p>
        </w:tc>
        <w:tc>
          <w:tcPr>
            <w:tcW w:w="1559" w:type="dxa"/>
            <w:vAlign w:val="center"/>
          </w:tcPr>
          <w:p w14:paraId="6C2F91F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77FF03F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vAlign w:val="center"/>
          </w:tcPr>
          <w:p w14:paraId="0D493D0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2.4%</w:t>
            </w:r>
          </w:p>
        </w:tc>
      </w:tr>
      <w:tr w:rsidR="009C78B9" w:rsidRPr="00E90903" w14:paraId="239E24BE" w14:textId="77777777" w:rsidTr="00CB260F">
        <w:trPr>
          <w:jc w:val="center"/>
        </w:trPr>
        <w:tc>
          <w:tcPr>
            <w:tcW w:w="993" w:type="dxa"/>
            <w:tcBorders>
              <w:bottom w:val="single" w:sz="8" w:space="0" w:color="auto"/>
            </w:tcBorders>
            <w:vAlign w:val="center"/>
          </w:tcPr>
          <w:p w14:paraId="2BA99E0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no_floor</w:t>
            </w:r>
          </w:p>
        </w:tc>
        <w:tc>
          <w:tcPr>
            <w:tcW w:w="1275" w:type="dxa"/>
            <w:tcBorders>
              <w:bottom w:val="single" w:sz="8" w:space="0" w:color="auto"/>
            </w:tcBorders>
            <w:vAlign w:val="center"/>
          </w:tcPr>
          <w:p w14:paraId="2520F546"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tcBorders>
              <w:bottom w:val="single" w:sz="8" w:space="0" w:color="auto"/>
            </w:tcBorders>
            <w:vAlign w:val="center"/>
          </w:tcPr>
          <w:p w14:paraId="7C6E39C5"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NPS dynamic range</w:t>
            </w:r>
            <w:r w:rsidRPr="00E90903">
              <w:rPr>
                <w:rFonts w:ascii="Palatino Linotype" w:hAnsi="Palatino Linotype"/>
                <w:sz w:val="20"/>
                <w:lang w:val="en-GB"/>
              </w:rPr>
              <w:t>, NPS closed form</w:t>
            </w:r>
          </w:p>
        </w:tc>
        <w:tc>
          <w:tcPr>
            <w:tcW w:w="1559" w:type="dxa"/>
            <w:tcBorders>
              <w:bottom w:val="single" w:sz="8" w:space="0" w:color="auto"/>
            </w:tcBorders>
            <w:vAlign w:val="center"/>
          </w:tcPr>
          <w:p w14:paraId="2BAB356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tcBorders>
              <w:bottom w:val="single" w:sz="8" w:space="0" w:color="auto"/>
            </w:tcBorders>
            <w:vAlign w:val="center"/>
          </w:tcPr>
          <w:p w14:paraId="622B729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744" w:type="dxa"/>
            <w:tcBorders>
              <w:bottom w:val="single" w:sz="8" w:space="0" w:color="auto"/>
            </w:tcBorders>
            <w:vAlign w:val="center"/>
          </w:tcPr>
          <w:p w14:paraId="37D93A4B"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37.0%</w:t>
            </w:r>
          </w:p>
        </w:tc>
      </w:tr>
    </w:tbl>
    <w:p w14:paraId="759CBA5D" w14:textId="18A66B36" w:rsidR="000049CD" w:rsidRPr="00E90903" w:rsidRDefault="00E747BC" w:rsidP="000049CD">
      <w:pPr>
        <w:pStyle w:val="a0"/>
        <w:adjustRightInd w:val="0"/>
        <w:snapToGrid w:val="0"/>
        <w:spacing w:before="240" w:after="0" w:line="280" w:lineRule="atLeast"/>
        <w:ind w:left="2608" w:firstLine="425"/>
        <w:rPr>
          <w:snapToGrid w:val="0"/>
          <w:sz w:val="20"/>
          <w:lang w:val="en-GB"/>
          <w14:ligatures w14:val="standardContextual"/>
        </w:rPr>
      </w:pPr>
      <w:r w:rsidRPr="00E90903">
        <w:rPr>
          <w:snapToGrid w:val="0"/>
          <w:sz w:val="20"/>
          <w:lang w:val="en-GB"/>
          <w14:ligatures w14:val="standardContextual"/>
        </w:rPr>
        <w:t>Each tolerance is set from the estimator</w:t>
      </w:r>
      <w:r w:rsidR="001F2035" w:rsidRPr="00E90903">
        <w:rPr>
          <w:snapToGrid w:val="0"/>
          <w:sz w:val="20"/>
          <w:lang w:val="en-GB"/>
          <w14:ligatures w14:val="standardContextual"/>
        </w:rPr>
        <w:t>’</w:t>
      </w:r>
      <w:r w:rsidRPr="00E90903">
        <w:rPr>
          <w:snapToGrid w:val="0"/>
          <w:sz w:val="20"/>
          <w:lang w:val="en-GB"/>
          <w14:ligatures w14:val="standardContextual"/>
        </w:rPr>
        <w:t>s own reproducibility on the correct pipeline rather than chosen to make a check succeed: the measured residual over the 64 realisations is taken as the noise floor and the tolerance placed an order of magnitude above it, as listed in Table 1. A tolerance below that floor yields a check that fires on correct code, which is discussed in Section 4.6.</w:t>
      </w:r>
    </w:p>
    <w:p w14:paraId="7B200C52" w14:textId="2A4ACFAB" w:rsidR="00E747BC" w:rsidRPr="00E90903" w:rsidRDefault="00E747BC" w:rsidP="00F236CC">
      <w:pPr>
        <w:pStyle w:val="MDPI22heading2"/>
        <w:spacing w:before="240"/>
        <w:rPr>
          <w:color w:val="auto"/>
          <w:szCs w:val="20"/>
          <w:lang w:val="en-GB"/>
        </w:rPr>
      </w:pPr>
      <w:r w:rsidRPr="00E90903">
        <w:rPr>
          <w:color w:val="auto"/>
          <w:szCs w:val="20"/>
          <w:lang w:val="en-GB"/>
        </w:rPr>
        <w:t xml:space="preserve">2.6. The </w:t>
      </w:r>
      <w:r w:rsidR="009C78B9" w:rsidRPr="00E90903">
        <w:rPr>
          <w:color w:val="auto"/>
          <w:szCs w:val="20"/>
          <w:lang w:val="en-GB"/>
        </w:rPr>
        <w:t>Real</w:t>
      </w:r>
      <w:r w:rsidRPr="00E90903">
        <w:rPr>
          <w:color w:val="auto"/>
          <w:szCs w:val="20"/>
          <w:lang w:val="en-GB"/>
        </w:rPr>
        <w:t>-Scanner Arm</w:t>
      </w:r>
    </w:p>
    <w:p w14:paraId="1785A76B" w14:textId="3194DA38"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To establish that the chain behaves as required outside a synthetic model, the same code was </w:t>
      </w:r>
      <w:ins w:id="21" w:author="Shuji Yamamoto" w:date="2026-09-11T17:38:00Z" w16du:dateUtc="2026-09-11T08:38:00Z">
        <w:r w:rsidR="00421E12">
          <w:rPr>
            <w:rFonts w:ascii="Palatino Linotype" w:hAnsi="Palatino Linotype" w:cs="Times New Roman"/>
            <w:snapToGrid w:val="0"/>
            <w:sz w:val="20"/>
            <w:szCs w:val="20"/>
            <w:lang w:val="en-GB"/>
            <w14:ligatures w14:val="standardContextual"/>
          </w:rPr>
          <w:t>run on measured American College of Radiology (ACR) phantom projections from</w:t>
        </w:r>
      </w:ins>
      <w:del w:id="22"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run on measured ACR phantom projections from</w:delText>
        </w:r>
      </w:del>
      <w:r w:rsidRPr="00E90903">
        <w:rPr>
          <w:rFonts w:ascii="Palatino Linotype" w:hAnsi="Palatino Linotype" w:cs="Times New Roman"/>
          <w:snapToGrid w:val="0"/>
          <w:sz w:val="20"/>
          <w:szCs w:val="20"/>
          <w:lang w:val="en-GB"/>
          <w14:ligatures w14:val="standardContextual"/>
        </w:rPr>
        <w:t xml:space="preserve">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bare ramp, then Hann windows at cutoffs 1.00, 0.80, 0.60, 0.45, 0.35 and 0.25</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which moves the MTF and the NPS together exactly as changing a scanner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reconstruction kernel does. The MTF, NPS, NEQ and model-observer detectabilities were then read off with the same estimators used throughout the study.</w:t>
      </w:r>
    </w:p>
    <w:p w14:paraId="7D7470A2" w14:textId="77777777" w:rsidR="00E747BC" w:rsidRPr="00E90903" w:rsidRDefault="00E747BC" w:rsidP="00F236CC">
      <w:pPr>
        <w:pStyle w:val="MDPI22heading2"/>
        <w:spacing w:before="240"/>
        <w:rPr>
          <w:color w:val="auto"/>
          <w:szCs w:val="20"/>
          <w:lang w:val="en-GB"/>
        </w:rPr>
      </w:pPr>
      <w:r w:rsidRPr="00E90903">
        <w:rPr>
          <w:szCs w:val="20"/>
          <w:lang w:val="en-GB"/>
        </w:rPr>
        <w:t>2.7. Implementation</w:t>
      </w:r>
    </w:p>
    <w:p w14:paraId="771202F7" w14:textId="0DEB19A0"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estimators, the phantoms and the observers are taskiq-core, a pure-Python package depending only on NumPy and SciPy, with Matplotlib for figures. </w:t>
      </w:r>
      <w:ins w:id="23" w:author="Shuji Yamamoto" w:date="2026-09-11T17:38:00Z" w16du:dateUtc="2026-09-11T08:38:00Z">
        <w:r w:rsidR="00421E12">
          <w:rPr>
            <w:rFonts w:ascii="Palatino Linotype" w:hAnsi="Palatino Linotype" w:cs="Times New Roman"/>
            <w:snapToGrid w:val="0"/>
            <w:sz w:val="20"/>
            <w:szCs w:val="20"/>
            <w:lang w:val="en-GB"/>
            <w14:ligatures w14:val="standardContextual"/>
          </w:rPr>
          <w:t>It contains no Digital Imaging and Communications in Medicine (DICOM) handling</w:t>
        </w:r>
      </w:ins>
      <w:del w:id="24" w:author="Shuji Yamamoto" w:date="2026-09-11T17:38:00Z" w16du:dateUtc="2026-09-11T08:38:00Z">
        <w:r w:rsidRPr="00E90903" w:rsidDel="00421E12">
          <w:rPr>
            <w:rFonts w:ascii="Palatino Linotype" w:hAnsi="Palatino Linotype" w:cs="Times New Roman"/>
            <w:snapToGrid w:val="0"/>
            <w:sz w:val="20"/>
            <w:szCs w:val="20"/>
            <w:lang w:val="en-GB"/>
            <w14:ligatures w14:val="standardContextual"/>
          </w:rPr>
          <w:delText>It contains no DICOM handling</w:delText>
        </w:r>
      </w:del>
      <w:r w:rsidRPr="00E90903">
        <w:rPr>
          <w:rFonts w:ascii="Palatino Linotype" w:hAnsi="Palatino Linotype" w:cs="Times New Roman"/>
          <w:snapToGrid w:val="0"/>
          <w:sz w:val="20"/>
          <w:szCs w:val="20"/>
          <w:lang w:val="en-GB"/>
          <w14:ligatures w14:val="standardContextual"/>
        </w:rPr>
        <w:t xml:space="preserve"> and no patient data by design, which is what allows every quantity in it to be checked against a closed form. The MTF, NPS, NEQ and observer routines are the ones named in Section 2.2; the injection study is a single script, paper/make_injection_study.py, that imports them unmodified and applies each defect through the severity dial rather than by editing the library. Reconstruction from real projection data is not in that package but in ldct-io, for the same reason: the archive, its private tags and its geometry have no business inside a library whose correctness is established analytically. The test suite runs on Python 3.10 to 3.12 in continuous integration, and asserts the identities of Section 4.2 on the correct pipeline as well as the study</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w:t>
      </w:r>
      <w:r w:rsidRPr="00E90903">
        <w:rPr>
          <w:rFonts w:ascii="Palatino Linotype" w:hAnsi="Palatino Linotype" w:cs="Times New Roman"/>
          <w:snapToGrid w:val="0"/>
          <w:sz w:val="22"/>
          <w:szCs w:val="22"/>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own preconditions.</w:t>
      </w:r>
    </w:p>
    <w:p w14:paraId="0908B159" w14:textId="5EAB9773" w:rsidR="00E747BC" w:rsidRPr="00E90903" w:rsidRDefault="00E747BC" w:rsidP="00F236CC">
      <w:pPr>
        <w:pStyle w:val="MDPI22heading2"/>
        <w:spacing w:before="240"/>
        <w:rPr>
          <w:szCs w:val="20"/>
          <w:lang w:val="en-GB"/>
        </w:rPr>
      </w:pPr>
      <w:r w:rsidRPr="00E90903">
        <w:rPr>
          <w:szCs w:val="20"/>
          <w:lang w:val="en-GB"/>
        </w:rPr>
        <w:t xml:space="preserve">2.8. </w:t>
      </w:r>
      <w:ins w:id="25" w:author="Shuji Yamamoto" w:date="2026-09-11T17:38:00Z" w16du:dateUtc="2026-09-11T08:38:00Z">
        <w:r w:rsidR="00421E12">
          <w:rPr>
            <w:szCs w:val="20"/>
            <w:lang w:val="en-GB"/>
          </w:rPr>
          <w:t>Use of Generative Artificial Intelligence (AI)</w:t>
        </w:r>
      </w:ins>
      <w:del w:id="26" w:author="Shuji Yamamoto" w:date="2026-09-11T17:38:00Z" w16du:dateUtc="2026-09-11T08:38:00Z">
        <w:r w:rsidRPr="00E90903" w:rsidDel="00421E12">
          <w:rPr>
            <w:szCs w:val="20"/>
            <w:lang w:val="en-GB"/>
          </w:rPr>
          <w:delText>Use of Generative AI</w:delText>
        </w:r>
      </w:del>
    </w:p>
    <w:p w14:paraId="2D88614D" w14:textId="77777777"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large language model (Claude, Anthropic) was used as a tool. Concretely: it drafted initial versions of the estimator and phantom routines and of the test suite, wrote the figure and study scripts, refactored code the author had written, and drafted and edited manuscript text. It did not choose which defects to inject, did not set any tolerance, and did not decide what the results mean.</w:t>
      </w:r>
    </w:p>
    <w:p w14:paraId="640982C3" w14:textId="66FDF809"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relationship between that assistance and this paper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subject is not incidental and is stated plainly here. Three of the six defects studied were not invented for the experiment: they were real errors present in drafted code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the bin-centre position error, the </w:t>
      </w:r>
      <w:r w:rsidR="00096C6F" w:rsidRPr="00E90903">
        <w:rPr>
          <w:rFonts w:ascii="Palatino Linotype" w:hAnsi="Palatino Linotype" w:cs="Times New Roman"/>
          <w:snapToGrid w:val="0"/>
          <w:sz w:val="20"/>
          <w:szCs w:val="20"/>
          <w:u w:color="8969CD"/>
          <w:lang w:val="en-GB"/>
          <w14:ligatures w14:val="standardContextual"/>
        </w:rPr>
        <w:t>radially blurred</w:t>
      </w:r>
      <w:r w:rsidRPr="00E90903">
        <w:rPr>
          <w:rFonts w:ascii="Palatino Linotype" w:hAnsi="Palatino Linotype" w:cs="Times New Roman"/>
          <w:snapToGrid w:val="0"/>
          <w:sz w:val="20"/>
          <w:szCs w:val="20"/>
          <w:lang w:val="en-GB"/>
          <w14:ligatures w14:val="standardContextual"/>
        </w:rPr>
        <w:t xml:space="preserve"> </w:t>
      </w:r>
      <w:r w:rsidR="00096C6F" w:rsidRPr="00E90903">
        <w:rPr>
          <w:rFonts w:ascii="Palatino Linotype" w:hAnsi="Palatino Linotype" w:cs="Times New Roman"/>
          <w:snapToGrid w:val="0"/>
          <w:sz w:val="20"/>
          <w:szCs w:val="20"/>
          <w:u w:color="EEB1D5"/>
          <w:lang w:val="en-GB"/>
          <w14:ligatures w14:val="standardContextual"/>
        </w:rPr>
        <w:t>disc</w:t>
      </w:r>
      <w:r w:rsidRPr="00E90903">
        <w:rPr>
          <w:rFonts w:ascii="Palatino Linotype" w:hAnsi="Palatino Linotype" w:cs="Times New Roman"/>
          <w:snapToGrid w:val="0"/>
          <w:sz w:val="20"/>
          <w:szCs w:val="20"/>
          <w:lang w:val="en-GB"/>
          <w14:ligatures w14:val="standardContextual"/>
        </w:rPr>
        <w:t>, and the missing noise floor</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found by the closed-form checks described here and only then turned into a controlled injection. The checks were the means of verifying the assistance, which is the argument of the paper applied to its own production. The author independently re-executed every numerical result reported here and verified all figures, equations and claims against the code. No AI system is an author.</w:t>
      </w:r>
    </w:p>
    <w:p w14:paraId="5BEA7118" w14:textId="77777777" w:rsidR="00E747BC" w:rsidRPr="00E90903" w:rsidRDefault="00E747BC" w:rsidP="00F236CC">
      <w:pPr>
        <w:pStyle w:val="MDPI21heading1"/>
        <w:rPr>
          <w:color w:val="auto"/>
          <w:szCs w:val="24"/>
          <w:lang w:val="en-GB"/>
        </w:rPr>
      </w:pPr>
      <w:r w:rsidRPr="00E90903">
        <w:rPr>
          <w:color w:val="auto"/>
          <w:szCs w:val="24"/>
          <w:lang w:val="en-GB"/>
        </w:rPr>
        <w:t>3. Results</w:t>
      </w:r>
    </w:p>
    <w:p w14:paraId="4C018208" w14:textId="7520A80D" w:rsidR="00E747BC" w:rsidRPr="00E90903" w:rsidRDefault="00E747BC" w:rsidP="00F236CC">
      <w:pPr>
        <w:pStyle w:val="MDPI22heading2"/>
        <w:rPr>
          <w:color w:val="auto"/>
          <w:szCs w:val="20"/>
          <w:lang w:val="en-GB"/>
        </w:rPr>
      </w:pPr>
      <w:r w:rsidRPr="00E90903">
        <w:rPr>
          <w:color w:val="auto"/>
          <w:szCs w:val="20"/>
          <w:lang w:val="en-GB"/>
        </w:rPr>
        <w:t xml:space="preserve">3.1. The Pipeline </w:t>
      </w:r>
      <w:r w:rsidR="009C78B9" w:rsidRPr="00E90903">
        <w:rPr>
          <w:color w:val="auto"/>
          <w:szCs w:val="20"/>
          <w:lang w:val="en-GB"/>
        </w:rPr>
        <w:t xml:space="preserve">Is </w:t>
      </w:r>
      <w:r w:rsidRPr="00E90903">
        <w:rPr>
          <w:color w:val="auto"/>
          <w:szCs w:val="20"/>
          <w:lang w:val="en-GB"/>
        </w:rPr>
        <w:t xml:space="preserve">Correct Where a Closed </w:t>
      </w:r>
      <w:r w:rsidR="009C78B9" w:rsidRPr="00E90903">
        <w:rPr>
          <w:color w:val="auto"/>
          <w:szCs w:val="20"/>
          <w:lang w:val="en-GB"/>
        </w:rPr>
        <w:t xml:space="preserve">Form </w:t>
      </w:r>
      <w:r w:rsidRPr="00E90903">
        <w:rPr>
          <w:color w:val="auto"/>
          <w:szCs w:val="20"/>
          <w:lang w:val="en-GB"/>
        </w:rPr>
        <w:t>Can Reach It</w:t>
      </w:r>
    </w:p>
    <w:p w14:paraId="70E63E5A" w14:textId="5E9727C3"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Before injecting anything, the estimators were held to their analytic answers. The slanted-edge MTF matched </w:t>
      </w:r>
      <m:oMath>
        <m:r>
          <m:rPr>
            <m:sty m:val="p"/>
          </m:rPr>
          <w:rPr>
            <w:rFonts w:ascii="Cambria Math" w:hAnsi="Cambria Math"/>
            <w:sz w:val="20"/>
            <w:szCs w:val="20"/>
            <w:lang w:val="en-GB"/>
          </w:rPr>
          <m:t>exp(-</m:t>
        </m:r>
        <m:r>
          <w:rPr>
            <w:rFonts w:ascii="Cambria Math" w:hAnsi="Cambria Math"/>
            <w:sz w:val="20"/>
            <w:szCs w:val="20"/>
            <w:lang w:val="en-GB"/>
          </w:rPr>
          <m:t>2</m:t>
        </m:r>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f</m:t>
            </m:r>
          </m:e>
          <m:sup>
            <m:r>
              <w:rPr>
                <w:rFonts w:ascii="Cambria Math" w:hAnsi="Cambria Math"/>
                <w:sz w:val="20"/>
                <w:szCs w:val="20"/>
                <w:lang w:val="en-GB"/>
              </w:rPr>
              <m:t>2</m:t>
            </m:r>
          </m:sup>
        </m:sSup>
        <m:r>
          <m:rPr>
            <m:sty m:val="p"/>
          </m:rPr>
          <w:rPr>
            <w:rFonts w:ascii="Cambria Math" w:hAnsi="Cambria Math"/>
            <w:sz w:val="20"/>
            <w:szCs w:val="20"/>
            <w:lang w:val="en-GB"/>
          </w:rPr>
          <m:t>)</m:t>
        </m:r>
      </m:oMath>
      <w:r w:rsidRPr="00E90903">
        <w:rPr>
          <w:rFonts w:ascii="Palatino Linotype" w:hAnsi="Palatino Linotype" w:cs="Times New Roman"/>
          <w:snapToGrid w:val="0"/>
          <w:sz w:val="20"/>
          <w:szCs w:val="20"/>
          <w:lang w:val="en-GB"/>
          <w14:ligatures w14:val="standardContextual"/>
        </w:rPr>
        <w:t xml:space="preserve"> to a maximum relative error of </w:t>
      </w:r>
      <w:r w:rsidRPr="00E90903">
        <w:rPr>
          <w:rFonts w:ascii="Palatino Linotype" w:hAnsi="Palatino Linotype" w:cs="Times New Roman"/>
          <w:b/>
          <w:bCs/>
          <w:snapToGrid w:val="0"/>
          <w:sz w:val="20"/>
          <w:szCs w:val="20"/>
          <w:lang w:val="en-GB"/>
          <w14:ligatures w14:val="standardContextual"/>
        </w:rPr>
        <w:t>0.004%</w:t>
      </w:r>
      <w:r w:rsidRPr="00E90903">
        <w:rPr>
          <w:rFonts w:ascii="Palatino Linotype" w:hAnsi="Palatino Linotype" w:cs="Times New Roman"/>
          <w:snapToGrid w:val="0"/>
          <w:sz w:val="20"/>
          <w:szCs w:val="20"/>
          <w:lang w:val="en-GB"/>
          <w14:ligatures w14:val="standardContextual"/>
        </w:rPr>
        <w:t xml:space="preserve"> (Figure 1) across fifteen blur-by-angle combinations (blur 0.15–0.35 mm, angles 3–15°). Integrating the estimated two-dimensional NPS over the frequency plane recovered the input variance to </w:t>
      </w:r>
      <w:r w:rsidRPr="00E90903">
        <w:rPr>
          <w:rFonts w:ascii="Palatino Linotype" w:hAnsi="Palatino Linotype" w:cs="Times New Roman"/>
          <w:b/>
          <w:bCs/>
          <w:snapToGrid w:val="0"/>
          <w:sz w:val="20"/>
          <w:szCs w:val="20"/>
          <w:lang w:val="en-GB"/>
          <w14:ligatures w14:val="standardContextual"/>
        </w:rPr>
        <w:t>0.029%</w:t>
      </w:r>
      <w:r w:rsidRPr="00E90903">
        <w:rPr>
          <w:rFonts w:ascii="Palatino Linotype" w:hAnsi="Palatino Linotype" w:cs="Times New Roman"/>
          <w:snapToGrid w:val="0"/>
          <w:sz w:val="20"/>
          <w:szCs w:val="20"/>
          <w:lang w:val="en-GB"/>
          <w14:ligatures w14:val="standardContextual"/>
        </w:rPr>
        <w:t xml:space="preserve"> over 128 realisations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sampling error, not a bias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with the underlying Parseval identity verified to </w:t>
      </w:r>
      <m:oMath>
        <m:r>
          <w:rPr>
            <w:rFonts w:ascii="Cambria Math" w:hAnsi="Cambria Math"/>
            <w:sz w:val="20"/>
            <w:szCs w:val="20"/>
            <w:lang w:val="en-GB"/>
          </w:rPr>
          <m:t>6.7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5</m:t>
            </m:r>
          </m:sup>
        </m:sSup>
      </m:oMath>
      <w:r w:rsidRPr="00E90903">
        <w:rPr>
          <w:rFonts w:ascii="Palatino Linotype" w:hAnsi="Palatino Linotype" w:cs="Times New Roman"/>
          <w:snapToGrid w:val="0"/>
          <w:sz w:val="20"/>
          <w:szCs w:val="20"/>
          <w:lang w:val="en-GB"/>
          <w14:ligatures w14:val="standardContextual"/>
        </w:rPr>
        <w:t xml:space="preserve"> in absolute residual and to </w:t>
      </w:r>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10</m:t>
            </m:r>
          </m:sup>
        </m:sSup>
      </m:oMath>
      <w:r w:rsidRPr="00E90903">
        <w:rPr>
          <w:rFonts w:ascii="Palatino Linotype" w:hAnsi="Palatino Linotype" w:cs="Times New Roman"/>
          <w:snapToGrid w:val="0"/>
          <w:sz w:val="20"/>
          <w:szCs w:val="20"/>
          <w:lang w:val="en-GB"/>
          <w14:ligatures w14:val="standardContextual"/>
        </w:rPr>
        <w:t xml:space="preserve"> relative in the test suite. The NEQ route and the prewhitening observer agreed to </w:t>
      </w:r>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w:r w:rsidRPr="00E90903">
        <w:rPr>
          <w:rFonts w:ascii="Palatino Linotype" w:hAnsi="Palatino Linotype" w:cs="Times New Roman"/>
          <w:snapToGrid w:val="0"/>
          <w:sz w:val="20"/>
          <w:szCs w:val="20"/>
          <w:lang w:val="en-GB"/>
          <w14:ligatures w14:val="standardContextual"/>
        </w:rPr>
        <w:t xml:space="preserve"> across nine contrast-by-blur conditions (Figure 2). On swept data (Figure 3),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sSup>
          <m:sSupPr>
            <m:ctrlPr>
              <w:rPr>
                <w:rFonts w:ascii="Cambria Math" w:hAnsi="Cambria Math"/>
                <w:sz w:val="20"/>
                <w:szCs w:val="20"/>
                <w:lang w:val="en-GB"/>
              </w:rPr>
            </m:ctrlPr>
          </m:sSupPr>
          <m:e>
            <m:r>
              <w:rPr>
                <w:rFonts w:ascii="Cambria Math" w:hAnsi="Cambria Math"/>
                <w:sz w:val="20"/>
                <w:szCs w:val="20"/>
                <w:lang w:val="en-GB"/>
              </w:rPr>
              <m:t xml:space="preserve"> </m:t>
            </m:r>
          </m:e>
          <m:sup>
            <m:r>
              <w:rPr>
                <w:rFonts w:ascii="Cambria Math" w:hAnsi="Cambria Math"/>
                <w:sz w:val="20"/>
                <w:szCs w:val="20"/>
                <w:lang w:val="en-GB"/>
              </w:rPr>
              <m:t>2</m:t>
            </m:r>
          </m:sup>
        </m:sSup>
      </m:oMath>
      <w:r w:rsidRPr="00E90903">
        <w:rPr>
          <w:rFonts w:ascii="Palatino Linotype" w:hAnsi="Palatino Linotype" w:cs="Times New Roman"/>
          <w:snapToGrid w:val="0"/>
          <w:sz w:val="20"/>
          <w:szCs w:val="20"/>
          <w:lang w:val="en-GB"/>
          <w14:ligatures w14:val="standardContextual"/>
        </w:rPr>
        <w:t xml:space="preserve"> was linear in contrast</w:t>
      </w:r>
      <w:r w:rsidR="00803177" w:rsidRPr="00E90903">
        <w:rPr>
          <w:rFonts w:ascii="Palatino Linotype" w:hAnsi="Palatino Linotype" w:cs="Times New Roman"/>
          <w:snapToGrid w:val="0"/>
          <w:sz w:val="20"/>
          <w:szCs w:val="20"/>
          <w:lang w:val="en-GB"/>
          <w14:ligatures w14:val="standardContextual"/>
        </w:rPr>
        <w:t xml:space="preserve"> </w:t>
      </w:r>
      <m:oMath>
        <m:sSup>
          <m:sSupPr>
            <m:ctrlPr>
              <w:rPr>
                <w:rFonts w:ascii="Cambria Math" w:hAnsi="Cambria Math"/>
                <w:sz w:val="20"/>
                <w:szCs w:val="20"/>
                <w:lang w:val="en-GB"/>
              </w:rPr>
            </m:ctrlPr>
          </m:sSupPr>
          <m:e>
            <m:r>
              <w:rPr>
                <w:rFonts w:ascii="Cambria Math" w:hAnsi="Cambria Math"/>
                <w:sz w:val="20"/>
                <w:szCs w:val="20"/>
                <w:lang w:val="en-GB"/>
              </w:rPr>
              <m:t xml:space="preserve"> </m:t>
            </m:r>
          </m:e>
          <m:sup>
            <m:r>
              <w:rPr>
                <w:rFonts w:ascii="Cambria Math" w:hAnsi="Cambria Math"/>
                <w:sz w:val="20"/>
                <w:szCs w:val="20"/>
                <w:lang w:val="en-GB"/>
              </w:rPr>
              <m:t>2</m:t>
            </m:r>
          </m:sup>
        </m:sSup>
      </m:oMath>
      <w:r w:rsidRPr="00E90903">
        <w:rPr>
          <w:rFonts w:ascii="Palatino Linotype" w:hAnsi="Palatino Linotype" w:cs="Times New Roman"/>
          <w:snapToGrid w:val="0"/>
          <w:sz w:val="20"/>
          <w:szCs w:val="20"/>
          <w:lang w:val="en-GB"/>
          <w14:ligatures w14:val="standardContextual"/>
        </w:rPr>
        <w:t xml:space="preserve"> and in inverse noise variance with coefficients of determination numerically equal to 1, and the NPWE observer’s efficiency relative to the ideal observer was constant across contrast to a spread of </w:t>
      </w:r>
      <m:oMath>
        <m:r>
          <w:rPr>
            <w:rFonts w:ascii="Cambria Math" w:hAnsi="Cambria Math"/>
            <w:sz w:val="20"/>
            <w:szCs w:val="20"/>
            <w:lang w:val="en-GB"/>
          </w:rPr>
          <m:t>3.4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w:r w:rsidRPr="00E90903">
        <w:rPr>
          <w:rFonts w:ascii="Palatino Linotype" w:hAnsi="Palatino Linotype" w:cs="Times New Roman"/>
          <w:snapToGrid w:val="0"/>
          <w:sz w:val="20"/>
          <w:szCs w:val="20"/>
          <w:lang w:val="en-GB"/>
          <w14:ligatures w14:val="standardContextual"/>
        </w:rPr>
        <w:t>.</w:t>
      </w:r>
    </w:p>
    <w:p w14:paraId="4BF2ED8B" w14:textId="77777777" w:rsidR="00E747BC" w:rsidRPr="00E90903" w:rsidRDefault="00E747BC" w:rsidP="00B51B5E">
      <w:pPr>
        <w:pStyle w:val="MDPI52figure"/>
        <w:rPr>
          <w:lang w:val="en-GB"/>
        </w:rPr>
      </w:pPr>
      <w:r w:rsidRPr="00E90903">
        <w:rPr>
          <w:noProof/>
          <w:lang w:val="en-GB"/>
        </w:rPr>
        <w:drawing>
          <wp:inline distT="0" distB="0" distL="0" distR="0" wp14:anchorId="0272A752" wp14:editId="21F28F5D">
            <wp:extent cx="5451475" cy="2624818"/>
            <wp:effectExtent l="0" t="0" r="0" b="4445"/>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1_physical.png"/>
                    <pic:cNvPicPr>
                      <a:picLocks noChangeAspect="1" noChangeArrowheads="1"/>
                    </pic:cNvPicPr>
                  </pic:nvPicPr>
                  <pic:blipFill rotWithShape="1">
                    <a:blip r:embed="rId12"/>
                    <a:srcRect l="1037" t="2083" b="2204"/>
                    <a:stretch>
                      <a:fillRect/>
                    </a:stretch>
                  </pic:blipFill>
                  <pic:spPr bwMode="auto">
                    <a:xfrm>
                      <a:off x="0" y="0"/>
                      <a:ext cx="5459877" cy="2628863"/>
                    </a:xfrm>
                    <a:prstGeom prst="rect">
                      <a:avLst/>
                    </a:prstGeom>
                    <a:noFill/>
                    <a:ln>
                      <a:noFill/>
                    </a:ln>
                    <a:extLst>
                      <a:ext uri="{53640926-AAD7-44D8-BBD7-CCE9431645EC}">
                        <a14:shadowObscured xmlns:a14="http://schemas.microsoft.com/office/drawing/2010/main"/>
                      </a:ext>
                    </a:extLst>
                  </pic:spPr>
                </pic:pic>
              </a:graphicData>
            </a:graphic>
          </wp:inline>
        </w:drawing>
      </w:r>
    </w:p>
    <w:p w14:paraId="418FC83C" w14:textId="77777777" w:rsidR="00E747BC" w:rsidRPr="00E90903" w:rsidRDefault="00E747BC" w:rsidP="00B51B5E">
      <w:pPr>
        <w:pStyle w:val="a0"/>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1.</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physical estimators held to their closed forms. Left: the slanted-edge MTF estimate (points) against the analytic Gaussian </w:t>
      </w:r>
      <m:oMath>
        <m:r>
          <m:rPr>
            <m:sty m:val="p"/>
          </m:rPr>
          <w:rPr>
            <w:rFonts w:ascii="Cambria Math" w:hAnsi="Cambria Math"/>
            <w:color w:val="auto"/>
            <w:sz w:val="18"/>
            <w:szCs w:val="18"/>
            <w:lang w:val="en-GB"/>
          </w:rPr>
          <m:t>exp(-</m:t>
        </m:r>
        <m:r>
          <w:rPr>
            <w:rFonts w:ascii="Cambria Math" w:hAnsi="Cambria Math"/>
            <w:color w:val="auto"/>
            <w:sz w:val="18"/>
            <w:szCs w:val="18"/>
            <w:lang w:val="en-GB"/>
          </w:rPr>
          <m:t>2</m:t>
        </m:r>
        <m:sSup>
          <m:sSupPr>
            <m:ctrlPr>
              <w:rPr>
                <w:rFonts w:ascii="Cambria Math" w:hAnsi="Cambria Math"/>
                <w:color w:val="auto"/>
                <w:sz w:val="18"/>
                <w:szCs w:val="18"/>
                <w:lang w:val="en-GB"/>
              </w:rPr>
            </m:ctrlPr>
          </m:sSupPr>
          <m:e>
            <m:r>
              <w:rPr>
                <w:rFonts w:ascii="Cambria Math" w:hAnsi="Cambria Math"/>
                <w:color w:val="auto"/>
                <w:sz w:val="18"/>
                <w:szCs w:val="18"/>
                <w:lang w:val="en-GB"/>
              </w:rPr>
              <m:t>π</m:t>
            </m:r>
          </m:e>
          <m:sup>
            <m:r>
              <w:rPr>
                <w:rFonts w:ascii="Cambria Math" w:hAnsi="Cambria Math"/>
                <w:color w:val="auto"/>
                <w:sz w:val="18"/>
                <w:szCs w:val="18"/>
                <w:lang w:val="en-GB"/>
              </w:rPr>
              <m:t>2</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σ</m:t>
            </m:r>
          </m:e>
          <m:sup>
            <m:r>
              <w:rPr>
                <w:rFonts w:ascii="Cambria Math" w:hAnsi="Cambria Math"/>
                <w:color w:val="auto"/>
                <w:sz w:val="18"/>
                <w:szCs w:val="18"/>
                <w:lang w:val="en-GB"/>
              </w:rPr>
              <m:t>2</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f</m:t>
            </m:r>
          </m:e>
          <m:sup>
            <m:r>
              <w:rPr>
                <w:rFonts w:ascii="Cambria Math" w:hAnsi="Cambria Math"/>
                <w:color w:val="auto"/>
                <w:sz w:val="18"/>
                <w:szCs w:val="18"/>
                <w:lang w:val="en-GB"/>
              </w:rPr>
              <m:t>2</m:t>
            </m:r>
          </m:sup>
        </m:sSup>
        <m:r>
          <m:rPr>
            <m:sty m:val="p"/>
          </m:rPr>
          <w:rPr>
            <w:rFonts w:ascii="Cambria Math" w:hAnsi="Cambria Math"/>
            <w:color w:val="auto"/>
            <w:sz w:val="18"/>
            <w:szCs w:val="18"/>
            <w:lang w:val="en-GB"/>
          </w:rPr>
          <m:t>)</m:t>
        </m:r>
      </m:oMath>
      <w:r w:rsidRPr="00E90903">
        <w:rPr>
          <w:snapToGrid w:val="0"/>
          <w:color w:val="auto"/>
          <w:sz w:val="18"/>
          <w:szCs w:val="18"/>
          <w:lang w:val="en-GB"/>
          <w14:ligatures w14:val="standardContextual"/>
        </w:rPr>
        <w:t xml:space="preserve"> (line) for an edge of blur 0.2 mm. Right: the radially averaged NPS estimate (points) against the analytic white level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σ</m:t>
            </m:r>
          </m:e>
          <m:sup>
            <m:r>
              <w:rPr>
                <w:rFonts w:ascii="Cambria Math" w:hAnsi="Cambria Math"/>
                <w:color w:val="auto"/>
                <w:sz w:val="18"/>
                <w:szCs w:val="18"/>
                <w:lang w:val="en-GB"/>
              </w:rPr>
              <m:t>2</m:t>
            </m:r>
          </m:sup>
        </m:sSup>
        <m:r>
          <w:rPr>
            <w:rFonts w:ascii="Cambria Math" w:hAnsi="Cambria Math"/>
            <w:color w:val="auto"/>
            <w:sz w:val="18"/>
            <w:szCs w:val="18"/>
            <w:lang w:val="en-GB"/>
          </w:rPr>
          <m:t> </m:t>
        </m:r>
        <m:r>
          <m:rPr>
            <m:sty m:val="p"/>
          </m:rPr>
          <w:rPr>
            <w:rFonts w:ascii="Cambria Math" w:hAnsi="Cambria Math"/>
            <w:color w:val="auto"/>
            <w:sz w:val="18"/>
            <w:szCs w:val="18"/>
            <w:lang w:val="en-GB"/>
          </w:rPr>
          <m:t>Δ</m:t>
        </m:r>
        <m:r>
          <w:rPr>
            <w:rFonts w:ascii="Cambria Math" w:hAnsi="Cambria Math"/>
            <w:color w:val="auto"/>
            <w:sz w:val="18"/>
            <w:szCs w:val="18"/>
            <w:lang w:val="en-GB"/>
          </w:rPr>
          <m:t>x </m:t>
        </m:r>
        <m:r>
          <m:rPr>
            <m:sty m:val="p"/>
          </m:rPr>
          <w:rPr>
            <w:rFonts w:ascii="Cambria Math" w:hAnsi="Cambria Math"/>
            <w:color w:val="auto"/>
            <w:sz w:val="18"/>
            <w:szCs w:val="18"/>
            <w:lang w:val="en-GB"/>
          </w:rPr>
          <m:t>Δ</m:t>
        </m:r>
        <m:r>
          <w:rPr>
            <w:rFonts w:ascii="Cambria Math" w:hAnsi="Cambria Math"/>
            <w:color w:val="auto"/>
            <w:sz w:val="18"/>
            <w:szCs w:val="18"/>
            <w:lang w:val="en-GB"/>
          </w:rPr>
          <m:t>y</m:t>
        </m:r>
      </m:oMath>
      <w:r w:rsidRPr="00E90903">
        <w:rPr>
          <w:snapToGrid w:val="0"/>
          <w:color w:val="auto"/>
          <w:sz w:val="18"/>
          <w:szCs w:val="18"/>
          <w:lang w:val="en-GB"/>
          <w14:ligatures w14:val="standardContextual"/>
        </w:rPr>
        <w:t xml:space="preserve"> (line) for noise of standard deviation 20 units.</w:t>
      </w:r>
    </w:p>
    <w:p w14:paraId="44017E5D" w14:textId="77777777" w:rsidR="00E747BC" w:rsidRPr="00E90903" w:rsidRDefault="00E747BC" w:rsidP="00B51B5E">
      <w:pPr>
        <w:pStyle w:val="MDPI52figure"/>
        <w:rPr>
          <w:lang w:val="en-GB"/>
        </w:rPr>
      </w:pPr>
      <w:r w:rsidRPr="00E90903">
        <w:rPr>
          <w:noProof/>
          <w:lang w:val="en-GB"/>
        </w:rPr>
        <w:drawing>
          <wp:inline distT="0" distB="0" distL="0" distR="0" wp14:anchorId="54DD954C" wp14:editId="14096DB7">
            <wp:extent cx="5866039" cy="2706366"/>
            <wp:effectExtent l="0" t="0" r="1905"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2_bridge.png"/>
                    <pic:cNvPicPr>
                      <a:picLocks noChangeAspect="1" noChangeArrowheads="1"/>
                    </pic:cNvPicPr>
                  </pic:nvPicPr>
                  <pic:blipFill rotWithShape="1">
                    <a:blip r:embed="rId13"/>
                    <a:srcRect l="821" t="2145" r="790" b="3023"/>
                    <a:stretch>
                      <a:fillRect/>
                    </a:stretch>
                  </pic:blipFill>
                  <pic:spPr bwMode="auto">
                    <a:xfrm>
                      <a:off x="0" y="0"/>
                      <a:ext cx="5877148" cy="2711491"/>
                    </a:xfrm>
                    <a:prstGeom prst="rect">
                      <a:avLst/>
                    </a:prstGeom>
                    <a:noFill/>
                    <a:ln>
                      <a:noFill/>
                    </a:ln>
                    <a:extLst>
                      <a:ext uri="{53640926-AAD7-44D8-BBD7-CCE9431645EC}">
                        <a14:shadowObscured xmlns:a14="http://schemas.microsoft.com/office/drawing/2010/main"/>
                      </a:ext>
                    </a:extLst>
                  </pic:spPr>
                </pic:pic>
              </a:graphicData>
            </a:graphic>
          </wp:inline>
        </w:drawing>
      </w:r>
    </w:p>
    <w:p w14:paraId="08598417" w14:textId="32C8C6B5" w:rsidR="00E747BC" w:rsidRPr="00E90903" w:rsidRDefault="00E747BC" w:rsidP="00B51B5E">
      <w:pPr>
        <w:pStyle w:val="a0"/>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2.</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physics-to-task bridge. Left: the </w:t>
      </w:r>
      <m:oMath>
        <m:r>
          <m:rPr>
            <m:sty m:val="p"/>
          </m:rPr>
          <w:rPr>
            <w:rFonts w:ascii="Cambria Math" w:hAnsi="Cambria Math"/>
            <w:color w:val="auto"/>
            <w:sz w:val="18"/>
            <w:szCs w:val="18"/>
            <w:lang w:val="en-GB"/>
          </w:rPr>
          <m:t>NEQ=</m:t>
        </m:r>
        <m:sSup>
          <m:sSupPr>
            <m:ctrlPr>
              <w:rPr>
                <w:rFonts w:ascii="Cambria Math" w:hAnsi="Cambria Math"/>
                <w:color w:val="auto"/>
                <w:sz w:val="18"/>
                <w:szCs w:val="18"/>
                <w:lang w:val="en-GB"/>
              </w:rPr>
            </m:ctrlPr>
          </m:sSupPr>
          <m:e>
            <m:r>
              <m:rPr>
                <m:sty m:val="p"/>
              </m:rPr>
              <w:rPr>
                <w:rFonts w:ascii="Cambria Math" w:hAnsi="Cambria Math"/>
                <w:color w:val="auto"/>
                <w:sz w:val="18"/>
                <w:szCs w:val="18"/>
                <w:lang w:val="en-GB"/>
              </w:rPr>
              <m:t>MTF</m:t>
            </m:r>
          </m:e>
          <m:sup>
            <m:r>
              <w:rPr>
                <w:rFonts w:ascii="Cambria Math" w:hAnsi="Cambria Math"/>
                <w:color w:val="auto"/>
                <w:sz w:val="18"/>
                <w:szCs w:val="18"/>
                <w:lang w:val="en-GB"/>
              </w:rPr>
              <m:t>2</m:t>
            </m:r>
          </m:sup>
        </m:sSup>
        <m:r>
          <m:rPr>
            <m:sty m:val="p"/>
          </m:rPr>
          <w:rPr>
            <w:rFonts w:ascii="Cambria Math" w:hAnsi="Cambria Math"/>
            <w:color w:val="auto"/>
            <w:sz w:val="18"/>
            <w:szCs w:val="18"/>
            <w:lang w:val="en-GB"/>
          </w:rPr>
          <m:t>/NPS</m:t>
        </m:r>
      </m:oMath>
      <w:r w:rsidRPr="00E90903">
        <w:rPr>
          <w:snapToGrid w:val="0"/>
          <w:color w:val="auto"/>
          <w:sz w:val="18"/>
          <w:szCs w:val="18"/>
          <w:lang w:val="en-GB"/>
          <w14:ligatures w14:val="standardContextual"/>
        </w:rPr>
        <w:t xml:space="preserve"> of the system. Right: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from the prewhitening observer (horizontal) against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from integrating NEQ against the object power spectrum (vertical), over nine contrast-by-blur conditions; the points lie on the identity line to machine precision.</w:t>
      </w:r>
    </w:p>
    <w:p w14:paraId="6D2D12B6" w14:textId="77777777" w:rsidR="00E747BC" w:rsidRPr="00E90903" w:rsidRDefault="00E747BC" w:rsidP="00B51B5E">
      <w:pPr>
        <w:pStyle w:val="MDPI52figure"/>
        <w:rPr>
          <w:lang w:val="en-GB"/>
        </w:rPr>
      </w:pPr>
      <w:r w:rsidRPr="00E90903">
        <w:rPr>
          <w:noProof/>
          <w:lang w:val="en-GB"/>
        </w:rPr>
        <w:drawing>
          <wp:inline distT="0" distB="0" distL="0" distR="0" wp14:anchorId="7067D243" wp14:editId="6987AA82">
            <wp:extent cx="5555797" cy="2620010"/>
            <wp:effectExtent l="0" t="0" r="6985" b="889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3_transfer.png"/>
                    <pic:cNvPicPr>
                      <a:picLocks noChangeAspect="1" noChangeArrowheads="1"/>
                    </pic:cNvPicPr>
                  </pic:nvPicPr>
                  <pic:blipFill rotWithShape="1">
                    <a:blip r:embed="rId14"/>
                    <a:srcRect l="1081" t="1926" r="828" b="3081"/>
                    <a:stretch>
                      <a:fillRect/>
                    </a:stretch>
                  </pic:blipFill>
                  <pic:spPr bwMode="auto">
                    <a:xfrm>
                      <a:off x="0" y="0"/>
                      <a:ext cx="5561944" cy="2622909"/>
                    </a:xfrm>
                    <a:prstGeom prst="rect">
                      <a:avLst/>
                    </a:prstGeom>
                    <a:noFill/>
                    <a:ln>
                      <a:noFill/>
                    </a:ln>
                    <a:extLst>
                      <a:ext uri="{53640926-AAD7-44D8-BBD7-CCE9431645EC}">
                        <a14:shadowObscured xmlns:a14="http://schemas.microsoft.com/office/drawing/2010/main"/>
                      </a:ext>
                    </a:extLst>
                  </pic:spPr>
                </pic:pic>
              </a:graphicData>
            </a:graphic>
          </wp:inline>
        </w:drawing>
      </w:r>
    </w:p>
    <w:p w14:paraId="7533BE55" w14:textId="67DD5C9F" w:rsidR="00E747BC" w:rsidRPr="00E90903" w:rsidRDefault="00E747BC" w:rsidP="00B51B5E">
      <w:pPr>
        <w:pStyle w:val="a0"/>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3.</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transfer laws recovered from swept data. Left: ideal-observer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against contrast</w:t>
      </w:r>
      <w:r w:rsidR="00803177" w:rsidRPr="00E90903">
        <w:rPr>
          <w:snapToGrid w:val="0"/>
          <w:color w:val="auto"/>
          <w:sz w:val="18"/>
          <w:szCs w:val="18"/>
          <w:lang w:val="en-GB"/>
          <w14:ligatures w14:val="standardContextual"/>
        </w:rPr>
        <w:t xml:space="preserve">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Right: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against inverse noise variance. Both through-origin fits return a coefficient of determination indistinguishable from 1.</w:t>
      </w:r>
    </w:p>
    <w:p w14:paraId="5D19CA93" w14:textId="77777777" w:rsidR="00E747BC" w:rsidRPr="00E90903" w:rsidRDefault="00E747BC" w:rsidP="00B51B5E">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These establish that the pipeline is correct in the region a closed form can reach. They are the precondition for the injection study, not its result.</w:t>
      </w:r>
    </w:p>
    <w:p w14:paraId="417D4171" w14:textId="77777777" w:rsidR="00E747BC" w:rsidRPr="00E90903" w:rsidRDefault="00E747BC" w:rsidP="00F236CC">
      <w:pPr>
        <w:pStyle w:val="MDPI22heading2"/>
        <w:spacing w:before="240"/>
        <w:rPr>
          <w:color w:val="auto"/>
          <w:szCs w:val="20"/>
          <w:lang w:val="en-GB"/>
        </w:rPr>
      </w:pPr>
      <w:r w:rsidRPr="00E90903">
        <w:rPr>
          <w:color w:val="auto"/>
          <w:szCs w:val="20"/>
          <w:lang w:val="en-GB"/>
        </w:rPr>
        <w:t>3.2. Which Check Catches Which Defect</w:t>
      </w:r>
    </w:p>
    <w:p w14:paraId="7D44764C" w14:textId="77777777"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Table 2 and Figure 4 give the outcome. No check fires at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for any defect.</w:t>
      </w:r>
    </w:p>
    <w:p w14:paraId="467B312D" w14:textId="77777777" w:rsidR="00E747BC" w:rsidRPr="00E90903" w:rsidRDefault="00E747BC" w:rsidP="00B51B5E">
      <w:pPr>
        <w:pStyle w:val="MDPI52figure"/>
        <w:ind w:left="2608"/>
        <w:jc w:val="left"/>
        <w:rPr>
          <w:lang w:val="en-GB"/>
        </w:rPr>
      </w:pPr>
      <w:r w:rsidRPr="00E90903">
        <w:rPr>
          <w:noProof/>
          <w:lang w:val="en-GB"/>
        </w:rPr>
        <w:drawing>
          <wp:inline distT="0" distB="0" distL="0" distR="0" wp14:anchorId="7173824B" wp14:editId="775A7D37">
            <wp:extent cx="2963655" cy="4405023"/>
            <wp:effectExtent l="0" t="0" r="825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4_injection.png"/>
                    <pic:cNvPicPr>
                      <a:picLocks noChangeAspect="1" noChangeArrowheads="1"/>
                    </pic:cNvPicPr>
                  </pic:nvPicPr>
                  <pic:blipFill>
                    <a:blip r:embed="rId15"/>
                    <a:stretch>
                      <a:fillRect/>
                    </a:stretch>
                  </pic:blipFill>
                  <pic:spPr bwMode="auto">
                    <a:xfrm>
                      <a:off x="0" y="0"/>
                      <a:ext cx="2969542" cy="4413773"/>
                    </a:xfrm>
                    <a:prstGeom prst="rect">
                      <a:avLst/>
                    </a:prstGeom>
                    <a:noFill/>
                    <a:ln w="9525">
                      <a:noFill/>
                      <a:headEnd/>
                      <a:tailEnd/>
                    </a:ln>
                  </pic:spPr>
                </pic:pic>
              </a:graphicData>
            </a:graphic>
          </wp:inline>
        </w:drawing>
      </w:r>
    </w:p>
    <w:p w14:paraId="7F1A7704" w14:textId="77777777" w:rsidR="00E747BC" w:rsidRPr="00E90903" w:rsidRDefault="00E747BC" w:rsidP="00B51B5E">
      <w:pPr>
        <w:pStyle w:val="a0"/>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t>Figure 4.</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What each check sees. (</w:t>
      </w:r>
      <w:r w:rsidRPr="00E90903">
        <w:rPr>
          <w:b/>
          <w:bCs/>
          <w:snapToGrid w:val="0"/>
          <w:sz w:val="18"/>
          <w:szCs w:val="18"/>
          <w:lang w:val="en-GB"/>
          <w14:ligatures w14:val="standardContextual"/>
        </w:rPr>
        <w:t>a</w:t>
      </w:r>
      <w:r w:rsidRPr="00E90903">
        <w:rPr>
          <w:snapToGrid w:val="0"/>
          <w:sz w:val="18"/>
          <w:szCs w:val="18"/>
          <w:lang w:val="en-GB"/>
          <w14:ligatures w14:val="standardContextual"/>
        </w:rPr>
        <w:t>) 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 (</w:t>
      </w:r>
      <w:r w:rsidRPr="00E90903">
        <w:rPr>
          <w:b/>
          <w:bCs/>
          <w:snapToGrid w:val="0"/>
          <w:sz w:val="18"/>
          <w:szCs w:val="18"/>
          <w:lang w:val="en-GB"/>
          <w14:ligatures w14:val="standardContextual"/>
        </w:rPr>
        <w:t>b</w:t>
      </w:r>
      <w:r w:rsidRPr="00E90903">
        <w:rPr>
          <w:snapToGrid w:val="0"/>
          <w:sz w:val="18"/>
          <w:szCs w:val="18"/>
          <w:lang w:val="en-GB"/>
          <w14:ligatures w14:val="standardContextual"/>
        </w:rPr>
        <w:t xml:space="preserve">) The relative error each defect produces in a reported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oMath>
      <w:r w:rsidRPr="00E90903">
        <w:rPr>
          <w:snapToGrid w:val="0"/>
          <w:sz w:val="18"/>
          <w:szCs w:val="18"/>
          <w:lang w:val="en-GB"/>
          <w14:ligatures w14:val="standardContextual"/>
        </w:rPr>
        <w:t>, against the 5% materiality threshold (dashed).</w:t>
      </w:r>
    </w:p>
    <w:p w14:paraId="6375DF09" w14:textId="752B6D77" w:rsidR="00E747BC" w:rsidRPr="00E90903" w:rsidRDefault="00E747BC" w:rsidP="008C254A">
      <w:pPr>
        <w:pStyle w:val="a0"/>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Every defect was caught, and every defect was caught at or before the severity at which it corrupted the answer. Three of the six never made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xml:space="preserve"> materially wrong at any severity tried, and were nonetheless detected at the first severity step</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desired asymmetry: the checks are more sensitive than the endpoint they protect.</w:t>
      </w:r>
    </w:p>
    <w:p w14:paraId="3BFA3E0D"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3.3. The Regression Test Catches Nothing</w:t>
      </w:r>
    </w:p>
    <w:p w14:paraId="0A2B5424" w14:textId="6744A63E"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self-consistency control disagreed with itself by at most </w:t>
      </w:r>
      <m:oMath>
        <m:r>
          <w:rPr>
            <w:rFonts w:ascii="Cambria Math" w:hAnsi="Cambria Math"/>
            <w:sz w:val="20"/>
            <w:szCs w:val="20"/>
            <w:lang w:val="en-GB"/>
          </w:rPr>
          <m:t>0.0</m:t>
        </m:r>
      </m:oMath>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exactly zero, at every severity of every defect. It caught </w:t>
      </w:r>
      <w:r w:rsidRPr="00E90903">
        <w:rPr>
          <w:rFonts w:ascii="Palatino Linotype" w:hAnsi="Palatino Linotype" w:cs="Times New Roman"/>
          <w:b/>
          <w:bCs/>
          <w:snapToGrid w:val="0"/>
          <w:sz w:val="20"/>
          <w:szCs w:val="20"/>
          <w:lang w:val="en-GB"/>
          <w14:ligatures w14:val="standardContextual"/>
        </w:rPr>
        <w:t>0 of 6</w:t>
      </w:r>
      <w:r w:rsidRPr="00E90903">
        <w:rPr>
          <w:rFonts w:ascii="Palatino Linotype" w:hAnsi="Palatino Linotype" w:cs="Times New Roman"/>
          <w:snapToGrid w:val="0"/>
          <w:sz w:val="20"/>
          <w:szCs w:val="20"/>
          <w:lang w:val="en-GB"/>
          <w14:ligatures w14:val="standardContextual"/>
        </w:rPr>
        <w:t>.</w:t>
      </w:r>
    </w:p>
    <w:p w14:paraId="3B478D45" w14:textId="77777777" w:rsidR="00E747BC" w:rsidRPr="00E90903" w:rsidRDefault="00E747BC" w:rsidP="00A51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This is not a subtle result and it is not a criticism of any particular codebase. It follows from determinism: the snapshot was recorded from the defective pipeline, so the defective pipeline reproduces it. Any project whose validation consists of comparing today’s output to yesterday’s has, with respect to defects of this class, no validation at all.</w:t>
      </w:r>
    </w:p>
    <w:p w14:paraId="43035FA4"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3.4. Neither Family of Check Is Sufficient</w:t>
      </w:r>
    </w:p>
    <w:p w14:paraId="7378ECAB"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two families split the defects cleanly:</w:t>
      </w:r>
    </w:p>
    <w:p w14:paraId="011C5103" w14:textId="1EA6F591" w:rsidR="00E747BC" w:rsidRPr="00E90903" w:rsidRDefault="00E747BC">
      <w:pPr>
        <w:pStyle w:val="MDPI38bullet"/>
        <w:numPr>
          <w:ilvl w:val="0"/>
          <w:numId w:val="6"/>
        </w:numPr>
        <w:ind w:left="3033"/>
        <w:rPr>
          <w:szCs w:val="20"/>
          <w:lang w:val="en-GB"/>
        </w:rPr>
      </w:pPr>
      <w:r w:rsidRPr="00E90903">
        <w:rPr>
          <w:b/>
          <w:bCs/>
          <w:szCs w:val="20"/>
          <w:lang w:val="en-GB"/>
        </w:rPr>
        <w:t>Internal identities</w:t>
      </w:r>
      <w:r w:rsidRPr="00E90903">
        <w:rPr>
          <w:szCs w:val="20"/>
          <w:lang w:val="en-GB"/>
        </w:rPr>
        <w:t xml:space="preserve"> caught </w:t>
      </w:r>
      <w:r w:rsidRPr="00E90903">
        <w:rPr>
          <w:rStyle w:val="VerbatimChar"/>
          <w:rFonts w:ascii="Palatino Linotype" w:hAnsi="Palatino Linotype"/>
          <w:i w:val="0"/>
          <w:color w:val="auto"/>
          <w:sz w:val="20"/>
          <w:szCs w:val="20"/>
          <w:lang w:val="en-GB"/>
        </w:rPr>
        <w:t>nps_area</w:t>
      </w:r>
      <w:r w:rsidRPr="00E90903">
        <w:rPr>
          <w:i/>
          <w:szCs w:val="20"/>
          <w:lang w:val="en-GB"/>
        </w:rPr>
        <w:t xml:space="preserve"> </w:t>
      </w:r>
      <w:r w:rsidRPr="00E90903">
        <w:rPr>
          <w:szCs w:val="20"/>
          <w:lang w:val="en-GB"/>
        </w:rPr>
        <w:t xml:space="preserve">(Parseval), </w:t>
      </w:r>
      <w:ins w:id="27" w:author="Shuji Yamamoto" w:date="2026-09-11T17:21:00Z" w16du:dateUtc="2026-09-11T08:21:00Z">
        <w:r w:rsidR="000E7B1B">
          <w:rPr>
            <w:rStyle w:val="VerbatimChar"/>
            <w:rFonts w:ascii="Palatino Linotype" w:hAnsi="Palatino Linotype"/>
            <w:i w:val="0"/>
            <w:color w:val="auto"/>
            <w:sz w:val="20"/>
            <w:szCs w:val="20"/>
            <w:u w:color="EEB1D5"/>
            <w:lang w:val="en-GB"/>
          </w:rPr>
          <w:t>disk</w:t>
        </w:r>
      </w:ins>
      <w:del w:id="28" w:author="Shuji Yamamoto" w:date="2026-09-11T17:21:00Z" w16du:dateUtc="2026-09-11T08:21:00Z">
        <w:r w:rsidR="00096C6F" w:rsidRPr="00E90903" w:rsidDel="000E7B1B">
          <w:rPr>
            <w:rStyle w:val="VerbatimChar"/>
            <w:rFonts w:ascii="Palatino Linotype" w:hAnsi="Palatino Linotype"/>
            <w:i w:val="0"/>
            <w:color w:val="auto"/>
            <w:sz w:val="20"/>
            <w:szCs w:val="20"/>
            <w:u w:color="EEB1D5"/>
            <w:lang w:val="en-GB"/>
          </w:rPr>
          <w:delText>disc</w:delText>
        </w:r>
      </w:del>
      <w:r w:rsidRPr="00E90903">
        <w:rPr>
          <w:i/>
          <w:szCs w:val="20"/>
          <w:lang w:val="en-GB"/>
        </w:rPr>
        <w:t xml:space="preserve"> </w:t>
      </w:r>
      <w:r w:rsidRPr="00E90903">
        <w:rPr>
          <w:szCs w:val="20"/>
          <w:lang w:val="en-GB"/>
        </w:rPr>
        <w:t xml:space="preserve">(conserved signal area) and </w:t>
      </w:r>
      <w:r w:rsidRPr="00E90903">
        <w:rPr>
          <w:rStyle w:val="VerbatimChar"/>
          <w:rFonts w:ascii="Palatino Linotype" w:hAnsi="Palatino Linotype"/>
          <w:i w:val="0"/>
          <w:color w:val="auto"/>
          <w:sz w:val="20"/>
          <w:szCs w:val="20"/>
          <w:lang w:val="en-GB"/>
        </w:rPr>
        <w:t>no_floor</w:t>
      </w:r>
      <w:r w:rsidRPr="00E90903">
        <w:rPr>
          <w:i/>
          <w:szCs w:val="20"/>
          <w:lang w:val="en-GB"/>
        </w:rPr>
        <w:t xml:space="preserve"> </w:t>
      </w:r>
      <w:r w:rsidRPr="00E90903">
        <w:rPr>
          <w:szCs w:val="20"/>
          <w:lang w:val="en-GB"/>
        </w:rPr>
        <w:t>(NPS dynamic range)</w:t>
      </w:r>
      <w:r w:rsidR="00637206" w:rsidRPr="00E90903">
        <w:rPr>
          <w:szCs w:val="20"/>
          <w:lang w:val="en-GB"/>
        </w:rPr>
        <w:t>—</w:t>
      </w:r>
      <w:r w:rsidRPr="00E90903">
        <w:rPr>
          <w:b/>
          <w:bCs/>
          <w:szCs w:val="20"/>
          <w:lang w:val="en-GB"/>
        </w:rPr>
        <w:t>3 of 6</w:t>
      </w:r>
      <w:r w:rsidRPr="00E90903">
        <w:rPr>
          <w:szCs w:val="20"/>
          <w:lang w:val="en-GB"/>
        </w:rPr>
        <w:t>.</w:t>
      </w:r>
    </w:p>
    <w:p w14:paraId="365CA15A" w14:textId="38BBB6FE" w:rsidR="00E747BC" w:rsidRPr="00E90903" w:rsidRDefault="00E747BC">
      <w:pPr>
        <w:pStyle w:val="MDPI38bullet"/>
        <w:numPr>
          <w:ilvl w:val="0"/>
          <w:numId w:val="7"/>
        </w:numPr>
        <w:ind w:left="3033"/>
        <w:rPr>
          <w:szCs w:val="20"/>
          <w:lang w:val="en-GB"/>
        </w:rPr>
      </w:pPr>
      <w:r w:rsidRPr="00E90903">
        <w:rPr>
          <w:b/>
          <w:bCs/>
          <w:szCs w:val="20"/>
          <w:lang w:val="en-GB"/>
        </w:rPr>
        <w:t>Closed-form references</w:t>
      </w:r>
      <w:r w:rsidRPr="00E90903">
        <w:rPr>
          <w:szCs w:val="20"/>
          <w:lang w:val="en-GB"/>
        </w:rPr>
        <w:t xml:space="preserve"> caught </w:t>
      </w:r>
      <w:r w:rsidRPr="00E90903">
        <w:rPr>
          <w:rStyle w:val="VerbatimChar"/>
          <w:rFonts w:ascii="Palatino Linotype" w:hAnsi="Palatino Linotype"/>
          <w:i w:val="0"/>
          <w:color w:val="auto"/>
          <w:sz w:val="20"/>
          <w:szCs w:val="20"/>
          <w:lang w:val="en-GB"/>
        </w:rPr>
        <w:t>sinc</w:t>
      </w:r>
      <w:r w:rsidRPr="00E90903">
        <w:rPr>
          <w:szCs w:val="20"/>
          <w:lang w:val="en-GB"/>
        </w:rPr>
        <w:t xml:space="preserve">, </w:t>
      </w:r>
      <w:r w:rsidRPr="00E90903">
        <w:rPr>
          <w:rStyle w:val="VerbatimChar"/>
          <w:rFonts w:ascii="Palatino Linotype" w:hAnsi="Palatino Linotype"/>
          <w:i w:val="0"/>
          <w:color w:val="auto"/>
          <w:sz w:val="20"/>
          <w:szCs w:val="20"/>
          <w:lang w:val="en-GB"/>
        </w:rPr>
        <w:t>jitter</w:t>
      </w:r>
      <w:r w:rsidRPr="00E90903">
        <w:rPr>
          <w:i/>
          <w:szCs w:val="20"/>
          <w:lang w:val="en-GB"/>
        </w:rPr>
        <w:t xml:space="preserve"> </w:t>
      </w:r>
      <w:r w:rsidRPr="00E90903">
        <w:rPr>
          <w:szCs w:val="20"/>
          <w:lang w:val="en-GB"/>
        </w:rPr>
        <w:t xml:space="preserve">and </w:t>
      </w:r>
      <w:r w:rsidRPr="00E90903">
        <w:rPr>
          <w:rStyle w:val="VerbatimChar"/>
          <w:rFonts w:ascii="Palatino Linotype" w:hAnsi="Palatino Linotype"/>
          <w:i w:val="0"/>
          <w:color w:val="auto"/>
          <w:sz w:val="20"/>
          <w:szCs w:val="20"/>
          <w:lang w:val="en-GB"/>
        </w:rPr>
        <w:t>detrend</w:t>
      </w:r>
      <w:r w:rsidR="00637206" w:rsidRPr="00E90903">
        <w:rPr>
          <w:i/>
          <w:szCs w:val="20"/>
          <w:lang w:val="en-GB"/>
        </w:rPr>
        <w:t>—</w:t>
      </w:r>
      <w:r w:rsidRPr="00E90903">
        <w:rPr>
          <w:b/>
          <w:bCs/>
          <w:szCs w:val="20"/>
          <w:lang w:val="en-GB"/>
        </w:rPr>
        <w:t>3 of 6</w:t>
      </w:r>
      <w:r w:rsidRPr="00E90903">
        <w:rPr>
          <w:szCs w:val="20"/>
          <w:lang w:val="en-GB"/>
        </w:rPr>
        <w:t>.</w:t>
      </w:r>
    </w:p>
    <w:p w14:paraId="1AA6DB8E"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No defect was caught only by a check outside its family, and no single check caught more than two defects. The </w:t>
      </w:r>
      <w:r w:rsidRPr="00E90903">
        <w:rPr>
          <w:rStyle w:val="VerbatimChar"/>
          <w:rFonts w:ascii="Palatino Linotype" w:hAnsi="Palatino Linotype" w:cs="Times New Roman"/>
          <w:i w:val="0"/>
          <w:snapToGrid w:val="0"/>
          <w:sz w:val="20"/>
          <w:szCs w:val="20"/>
          <w:lang w:val="en-GB"/>
          <w14:ligatures w14:val="standardContextual"/>
        </w:rPr>
        <w:t>bridge</w:t>
      </w:r>
      <w:r w:rsidRPr="00E90903">
        <w:rPr>
          <w:rFonts w:ascii="Palatino Linotype" w:hAnsi="Palatino Linotype" w:cs="Times New Roman"/>
          <w:i/>
          <w:snapToGrid w:val="0"/>
          <w:sz w:val="20"/>
          <w:szCs w:val="20"/>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identity, which is the most theoretically satisfying of the six and holds to machine precision, caught none of these defects at all: it is insensitive to any error shared by both of its routes.</w:t>
      </w:r>
    </w:p>
    <w:p w14:paraId="0E419E12" w14:textId="750B2C23" w:rsidR="00E747BC" w:rsidRPr="00E90903" w:rsidRDefault="00E747BC" w:rsidP="00A51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practical consequence is the paper’s main claim. Internal identities are the checks that survive contact with measured data, because they need no truth; they are what remains available when the object of study is a patient image. They catch half of these defects. The other half</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an MTF </w:t>
      </w:r>
      <w:r w:rsidR="00096C6F" w:rsidRPr="00E90903">
        <w:rPr>
          <w:snapToGrid w:val="0"/>
          <w:color w:val="auto"/>
          <w:sz w:val="20"/>
          <w:u w:color="EEB1D5"/>
          <w:lang w:val="en-GB"/>
          <w14:ligatures w14:val="standardContextual"/>
        </w:rPr>
        <w:t>biassed</w:t>
      </w:r>
      <w:r w:rsidRPr="00E90903">
        <w:rPr>
          <w:snapToGrid w:val="0"/>
          <w:color w:val="auto"/>
          <w:sz w:val="20"/>
          <w:lang w:val="en-GB"/>
          <w14:ligatures w14:val="standardContextual"/>
        </w:rPr>
        <w:t xml:space="preserve"> by its own estimator, an NPS whose level is wrong</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are detectable only against an object whose answer is known in advance. Removing the synthetic phantom from a validated workflow does not merely reduce coverage; it removes an entire failure class from view.</w:t>
      </w:r>
    </w:p>
    <w:p w14:paraId="0659D6F5"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3.5. Two Magnitudes, Measured</w:t>
      </w:r>
    </w:p>
    <w:p w14:paraId="3F98343E"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Two defects previously described only qualitatively were quantified, and both descriptions needed revision.</w:t>
      </w:r>
    </w:p>
    <w:p w14:paraId="4D19140D" w14:textId="55C004B4" w:rsidR="00E747BC" w:rsidRPr="00E90903" w:rsidRDefault="00E747BC" w:rsidP="00A51A23">
      <w:pPr>
        <w:pStyle w:val="a0"/>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The jitter bias spikes; it does not drift.</w:t>
      </w:r>
      <w:r w:rsidRPr="00E90903">
        <w:rPr>
          <w:snapToGrid w:val="0"/>
          <w:color w:val="auto"/>
          <w:sz w:val="20"/>
          <w:lang w:val="en-GB"/>
          <w14:ligatures w14:val="standardContextual"/>
        </w:rPr>
        <w:t xml:space="preserve"> Sweeping the edge angle from 2° to 20° in 0.5° steps with the bin-centre correction disabled, the maximum absolute MTF error over the band </w:t>
      </w:r>
      <m:oMath>
        <m:r>
          <w:rPr>
            <w:rFonts w:ascii="Cambria Math" w:hAnsi="Cambria Math"/>
            <w:color w:val="auto"/>
            <w:sz w:val="20"/>
            <w:lang w:val="en-GB"/>
          </w:rPr>
          <m:t>f</m:t>
        </m:r>
        <m:r>
          <m:rPr>
            <m:sty m:val="p"/>
          </m:rPr>
          <w:rPr>
            <w:rFonts w:ascii="Cambria Math" w:hAnsi="Cambria Math"/>
            <w:color w:val="auto"/>
            <w:sz w:val="20"/>
            <w:lang w:val="en-GB"/>
          </w:rPr>
          <m:t>≤</m:t>
        </m:r>
        <m:r>
          <w:rPr>
            <w:rFonts w:ascii="Cambria Math" w:hAnsi="Cambria Math"/>
            <w:color w:val="auto"/>
            <w:sz w:val="20"/>
            <w:lang w:val="en-GB"/>
          </w:rPr>
          <m:t>3</m:t>
        </m:r>
      </m:oMath>
      <w:r w:rsidRPr="00E90903">
        <w:rPr>
          <w:snapToGrid w:val="0"/>
          <w:color w:val="auto"/>
          <w:sz w:val="20"/>
          <w:lang w:val="en-GB"/>
          <w14:ligatures w14:val="standardContextual"/>
        </w:rPr>
        <w:t xml:space="preserve"> cycles/mm was </w:t>
      </w:r>
      <m:oMath>
        <m:r>
          <w:rPr>
            <w:rFonts w:ascii="Cambria Math" w:hAnsi="Cambria Math"/>
            <w:color w:val="auto"/>
            <w:sz w:val="20"/>
            <w:lang w:val="en-GB"/>
          </w:rPr>
          <m:t>3.2</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3</m:t>
            </m:r>
          </m:sup>
        </m:sSup>
      </m:oMath>
      <w:r w:rsidRPr="00E90903">
        <w:rPr>
          <w:snapToGrid w:val="0"/>
          <w:color w:val="auto"/>
          <w:sz w:val="20"/>
          <w:lang w:val="en-GB"/>
          <w14:ligatures w14:val="standardContextual"/>
        </w:rPr>
        <w:t xml:space="preserve"> at 5.0° but only </w:t>
      </w:r>
      <m:oMath>
        <m:r>
          <w:rPr>
            <w:rFonts w:ascii="Cambria Math" w:hAnsi="Cambria Math"/>
            <w:color w:val="auto"/>
            <w:sz w:val="20"/>
            <w:lang w:val="en-GB"/>
          </w:rPr>
          <m:t>8.4</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5</m:t>
            </m:r>
          </m:sup>
        </m:sSup>
      </m:oMath>
      <w:r w:rsidRPr="00E90903">
        <w:rPr>
          <w:snapToGrid w:val="0"/>
          <w:color w:val="auto"/>
          <w:sz w:val="20"/>
          <w:lang w:val="en-GB"/>
          <w14:ligatures w14:val="standardContextual"/>
        </w:rPr>
        <w:t xml:space="preserve"> at 4.5° and </w:t>
      </w:r>
      <m:oMath>
        <m:r>
          <w:rPr>
            <w:rFonts w:ascii="Cambria Math" w:hAnsi="Cambria Math"/>
            <w:color w:val="auto"/>
            <w:sz w:val="20"/>
            <w:lang w:val="en-GB"/>
          </w:rPr>
          <m:t>2.8</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4</m:t>
            </m:r>
          </m:sup>
        </m:sSup>
      </m:oMath>
      <w:r w:rsidRPr="00E90903">
        <w:rPr>
          <w:snapToGrid w:val="0"/>
          <w:color w:val="auto"/>
          <w:sz w:val="20"/>
          <w:lang w:val="en-GB"/>
          <w14:ligatures w14:val="standardContextual"/>
        </w:rPr>
        <w:t xml:space="preserve"> at 5.5°</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 factor of thirty-eight between neighbouring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 </w:t>
      </w:r>
      <m:oMath>
        <m:r>
          <w:rPr>
            <w:rFonts w:ascii="Cambria Math" w:hAnsi="Cambria Math"/>
            <w:color w:val="auto"/>
            <w:sz w:val="20"/>
            <w:lang w:val="en-GB"/>
          </w:rPr>
          <m:t>5</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throughout.</w:t>
      </w:r>
    </w:p>
    <w:p w14:paraId="56231548" w14:textId="77777777" w:rsidR="00E747BC" w:rsidRPr="00E90903" w:rsidRDefault="00E747BC" w:rsidP="00A51A23">
      <w:pPr>
        <w:pStyle w:val="a0"/>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The sinc bias is set by a free parameter.</w:t>
      </w:r>
      <w:r w:rsidRPr="00E90903">
        <w:rPr>
          <w:snapToGrid w:val="0"/>
          <w:color w:val="auto"/>
          <w:sz w:val="20"/>
          <w:lang w:val="en-GB"/>
          <w14:ligatures w14:val="standardContextual"/>
        </w:rPr>
        <w:t xml:space="preserve"> The magnitude of an omitted </w:t>
      </w:r>
      <m:oMath>
        <m:r>
          <m:rPr>
            <m:sty m:val="p"/>
          </m:rPr>
          <w:rPr>
            <w:rFonts w:ascii="Cambria Math" w:hAnsi="Cambria Math"/>
            <w:color w:val="auto"/>
            <w:sz w:val="20"/>
            <w:lang w:val="en-GB"/>
          </w:rPr>
          <m:t>sinc(</m:t>
        </m:r>
        <m:r>
          <w:rPr>
            <w:rFonts w:ascii="Cambria Math" w:hAnsi="Cambria Math"/>
            <w:color w:val="auto"/>
            <w:sz w:val="20"/>
            <w:lang w:val="en-GB"/>
          </w:rPr>
          <m:t>fh</m:t>
        </m:r>
        <m:r>
          <m:rPr>
            <m:sty m:val="p"/>
          </m:rPr>
          <w:rPr>
            <w:rFonts w:ascii="Cambria Math" w:hAnsi="Cambria Math"/>
            <w:color w:val="auto"/>
            <w:sz w:val="20"/>
            <w:lang w:val="en-GB"/>
          </w:rPr>
          <m:t>)</m:t>
        </m:r>
        <m:r>
          <w:rPr>
            <w:rFonts w:ascii="Cambria Math" w:hAnsi="Cambria Math"/>
            <w:color w:val="auto"/>
            <w:sz w:val="20"/>
            <w:lang w:val="en-GB"/>
          </w:rPr>
          <m:t> </m:t>
        </m:r>
        <m:r>
          <m:rPr>
            <m:sty m:val="p"/>
          </m:rPr>
          <w:rPr>
            <w:rFonts w:ascii="Cambria Math" w:hAnsi="Cambria Math"/>
            <w:color w:val="auto"/>
            <w:sz w:val="20"/>
            <w:lang w:val="en-GB"/>
          </w:rPr>
          <m:t>sinc(</m:t>
        </m:r>
        <m:r>
          <w:rPr>
            <w:rFonts w:ascii="Cambria Math" w:hAnsi="Cambria Math"/>
            <w:color w:val="auto"/>
            <w:sz w:val="20"/>
            <w:lang w:val="en-GB"/>
          </w:rPr>
          <m:t>2fh</m:t>
        </m:r>
        <m:r>
          <m:rPr>
            <m:sty m:val="p"/>
          </m:rPr>
          <w:rPr>
            <w:rFonts w:ascii="Cambria Math" w:hAnsi="Cambria Math"/>
            <w:color w:val="auto"/>
            <w:sz w:val="20"/>
            <w:lang w:val="en-GB"/>
          </w:rPr>
          <m:t>)</m:t>
        </m:r>
      </m:oMath>
      <w:r w:rsidRPr="00E90903">
        <w:rPr>
          <w:snapToGrid w:val="0"/>
          <w:color w:val="auto"/>
          <w:sz w:val="20"/>
          <w:lang w:val="en-GB"/>
          <w14:ligatures w14:val="standardContextual"/>
        </w:rPr>
        <w:t xml:space="preserve"> deconvolution depends entirely on the ESF bin width </w:t>
      </w:r>
      <m:oMath>
        <m:r>
          <w:rPr>
            <w:rFonts w:ascii="Cambria Math" w:hAnsi="Cambria Math"/>
            <w:color w:val="auto"/>
            <w:sz w:val="20"/>
            <w:lang w:val="en-GB"/>
          </w:rPr>
          <m:t>h</m:t>
        </m:r>
      </m:oMath>
      <w:r w:rsidRPr="00E90903">
        <w:rPr>
          <w:snapToGrid w:val="0"/>
          <w:color w:val="auto"/>
          <w:sz w:val="20"/>
          <w:lang w:val="en-GB"/>
          <w14:ligatures w14:val="standardContextual"/>
        </w:rPr>
        <w:t xml:space="preserve">, which is an implementation choice rather than a property of the imaging system. Over the same band the deficit is 16.7% at </w:t>
      </w:r>
      <m:oMath>
        <m:r>
          <w:rPr>
            <w:rFonts w:ascii="Cambria Math" w:hAnsi="Cambria Math"/>
            <w:color w:val="auto"/>
            <w:sz w:val="20"/>
            <w:lang w:val="en-GB"/>
          </w:rPr>
          <m:t>h</m:t>
        </m:r>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2</m:t>
        </m:r>
      </m:oMath>
      <w:r w:rsidRPr="00E90903">
        <w:rPr>
          <w:snapToGrid w:val="0"/>
          <w:color w:val="auto"/>
          <w:sz w:val="20"/>
          <w:lang w:val="en-GB"/>
          <w14:ligatures w14:val="standardContextual"/>
        </w:rPr>
        <w:t xml:space="preserve">, 4.3%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4</m:t>
        </m:r>
      </m:oMath>
      <w:r w:rsidRPr="00E90903">
        <w:rPr>
          <w:snapToGrid w:val="0"/>
          <w:color w:val="auto"/>
          <w:sz w:val="20"/>
          <w:lang w:val="en-GB"/>
          <w14:ligatures w14:val="standardContextual"/>
        </w:rPr>
        <w:t xml:space="preserve">, 0.70%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10</m:t>
        </m:r>
      </m:oMath>
      <w:r w:rsidRPr="00E90903">
        <w:rPr>
          <w:snapToGrid w:val="0"/>
          <w:color w:val="auto"/>
          <w:sz w:val="20"/>
          <w:lang w:val="en-GB"/>
          <w14:ligatures w14:val="standardContextual"/>
        </w:rPr>
        <w:t xml:space="preserve"> and 0.18%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20</m:t>
        </m:r>
      </m:oMath>
      <w:r w:rsidRPr="00E90903">
        <w:rPr>
          <w:snapToGrid w:val="0"/>
          <w:color w:val="auto"/>
          <w:sz w:val="20"/>
          <w:lang w:val="en-GB"/>
          <w14:ligatures w14:val="standardContextual"/>
        </w:rPr>
        <w:t>. A statement that neglecting these corrections costs “a few percent” is therefore incomplete without the binning: two implementations with the same bug can differ by two orders of magnitude in how much it costs them.</w:t>
      </w:r>
    </w:p>
    <w:p w14:paraId="1AF44DD7"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3.6. Three Ways to Make a Check Lie</w:t>
      </w:r>
    </w:p>
    <w:p w14:paraId="295AED0D" w14:textId="745736F3"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study as first written reported that every defect was detected at severity zero</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an apparently excellent result, and entirely an artefact. Three independent causes were responsible, each of which produced output that read as a finding:</w:t>
      </w:r>
    </w:p>
    <w:p w14:paraId="2044CB30" w14:textId="77777777" w:rsidR="00E747BC" w:rsidRPr="00E90903" w:rsidRDefault="00E747BC" w:rsidP="008D027E">
      <w:pPr>
        <w:pStyle w:val="MDPI37itemize"/>
        <w:numPr>
          <w:ilvl w:val="0"/>
          <w:numId w:val="12"/>
        </w:numPr>
        <w:spacing w:before="60"/>
        <w:rPr>
          <w:szCs w:val="20"/>
          <w:lang w:val="en-GB"/>
        </w:rPr>
      </w:pPr>
      <w:r w:rsidRPr="00E90903">
        <w:rPr>
          <w:szCs w:val="20"/>
          <w:lang w:val="en-GB"/>
        </w:rPr>
        <w:t xml:space="preserve">The DC bin of a mean-detrended NPS sits at </w:t>
      </w:r>
      <m:oMath>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31</m:t>
            </m:r>
          </m:sup>
        </m:sSup>
      </m:oMath>
      <w:r w:rsidRPr="00E90903">
        <w:rPr>
          <w:szCs w:val="20"/>
          <w:lang w:val="en-GB"/>
        </w:rPr>
        <w:t xml:space="preserve"> by construction. Read as a decayed noise spectrum, it gives a dynamic range of </w:t>
      </w:r>
      <m:oMath>
        <m:r>
          <w:rPr>
            <w:rFonts w:ascii="Cambria Math" w:hAnsi="Cambria Math"/>
            <w:szCs w:val="20"/>
            <w:lang w:val="en-GB"/>
          </w:rPr>
          <m:t>2</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w:rPr>
                <w:rFonts w:ascii="Cambria Math" w:hAnsi="Cambria Math"/>
                <w:szCs w:val="20"/>
                <w:lang w:val="en-GB"/>
              </w:rPr>
              <m:t>31</m:t>
            </m:r>
          </m:sup>
        </m:sSup>
      </m:oMath>
      <w:r w:rsidRPr="00E90903">
        <w:rPr>
          <w:szCs w:val="20"/>
          <w:lang w:val="en-GB"/>
        </w:rPr>
        <w:t xml:space="preserve"> and fires the dynamic-range check on every field, white noise included.</w:t>
      </w:r>
    </w:p>
    <w:p w14:paraId="0A33C483" w14:textId="77777777" w:rsidR="00E747BC" w:rsidRPr="00E90903" w:rsidRDefault="00E747BC" w:rsidP="008D027E">
      <w:pPr>
        <w:pStyle w:val="MDPI37itemize"/>
        <w:rPr>
          <w:szCs w:val="20"/>
          <w:lang w:val="en-GB"/>
        </w:rPr>
      </w:pPr>
      <w:r w:rsidRPr="00E90903">
        <w:rPr>
          <w:szCs w:val="20"/>
          <w:lang w:val="en-GB"/>
        </w:rPr>
        <w:t xml:space="preserve">The </w:t>
      </w:r>
      <w:r w:rsidRPr="00E90903">
        <w:rPr>
          <w:rStyle w:val="VerbatimChar"/>
          <w:rFonts w:ascii="Palatino Linotype" w:hAnsi="Palatino Linotype"/>
          <w:i w:val="0"/>
          <w:color w:val="auto"/>
          <w:sz w:val="20"/>
          <w:szCs w:val="20"/>
          <w:lang w:val="en-GB"/>
        </w:rPr>
        <w:t>bridge</w:t>
      </w:r>
      <w:r w:rsidRPr="00E90903">
        <w:rPr>
          <w:i/>
          <w:szCs w:val="20"/>
          <w:lang w:val="en-GB"/>
        </w:rPr>
        <w:t xml:space="preserve"> </w:t>
      </w:r>
      <w:r w:rsidRPr="00E90903">
        <w:rPr>
          <w:szCs w:val="20"/>
          <w:lang w:val="en-GB"/>
        </w:rPr>
        <w:t xml:space="preserve">check compared a prewhitening observer using a measured spectrum against an NEQ route using an analytic scalar. The two disagree by </w:t>
      </w:r>
      <m:oMath>
        <m:r>
          <w:rPr>
            <w:rFonts w:ascii="Cambria Math" w:hAnsi="Cambria Math"/>
            <w:szCs w:val="20"/>
            <w:lang w:val="en-GB"/>
          </w:rPr>
          <m:t>7.7</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m:t>
            </m:r>
          </m:sup>
        </m:sSup>
      </m:oMath>
      <w:r w:rsidRPr="00E90903">
        <w:rPr>
          <w:szCs w:val="20"/>
          <w:lang w:val="en-GB"/>
        </w:rPr>
        <w:t xml:space="preserve"> for reasons that have nothing to do with any defect.</w:t>
      </w:r>
    </w:p>
    <w:p w14:paraId="7F06816B" w14:textId="77777777" w:rsidR="00E747BC" w:rsidRPr="00E90903" w:rsidRDefault="00E747BC" w:rsidP="008D027E">
      <w:pPr>
        <w:pStyle w:val="MDPI37itemize"/>
        <w:spacing w:after="60"/>
        <w:rPr>
          <w:szCs w:val="20"/>
          <w:lang w:val="en-GB"/>
        </w:rPr>
      </w:pPr>
      <w:r w:rsidRPr="00E90903">
        <w:rPr>
          <w:szCs w:val="20"/>
          <w:lang w:val="en-GB"/>
        </w:rPr>
        <w:t xml:space="preserve">The </w:t>
      </w:r>
      <w:r w:rsidRPr="00E90903">
        <w:rPr>
          <w:rStyle w:val="VerbatimChar"/>
          <w:rFonts w:ascii="Palatino Linotype" w:hAnsi="Palatino Linotype"/>
          <w:i w:val="0"/>
          <w:color w:val="auto"/>
          <w:sz w:val="20"/>
          <w:szCs w:val="20"/>
          <w:lang w:val="en-GB"/>
        </w:rPr>
        <w:t>mtf_closed_form</w:t>
      </w:r>
      <w:r w:rsidRPr="00E90903">
        <w:rPr>
          <w:i/>
          <w:szCs w:val="20"/>
          <w:lang w:val="en-GB"/>
        </w:rPr>
        <w:t xml:space="preserve"> </w:t>
      </w:r>
      <w:r w:rsidRPr="00E90903">
        <w:rPr>
          <w:szCs w:val="20"/>
          <w:lang w:val="en-GB"/>
        </w:rPr>
        <w:t xml:space="preserve">tolerance was initially set at </w:t>
      </w:r>
      <m:oMath>
        <m:r>
          <w:rPr>
            <w:rFonts w:ascii="Cambria Math" w:hAnsi="Cambria Math"/>
            <w:szCs w:val="20"/>
            <w:lang w:val="en-GB"/>
          </w:rPr>
          <m:t>2</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m:t>
            </m:r>
          </m:sup>
        </m:sSup>
      </m:oMath>
      <w:r w:rsidRPr="00E90903">
        <w:rPr>
          <w:szCs w:val="20"/>
          <w:lang w:val="en-GB"/>
        </w:rPr>
        <w:t>, loose enough to miss the uncorrected jitter bias at 15° (</w:t>
      </w:r>
      <m:oMath>
        <m:r>
          <w:rPr>
            <w:rFonts w:ascii="Cambria Math" w:hAnsi="Cambria Math"/>
            <w:szCs w:val="20"/>
            <w:lang w:val="en-GB"/>
          </w:rPr>
          <m:t>6.5</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5</m:t>
            </m:r>
          </m:sup>
        </m:sSup>
      </m:oMath>
      <w:r w:rsidRPr="00E90903">
        <w:rPr>
          <w:szCs w:val="20"/>
          <w:lang w:val="en-GB"/>
        </w:rPr>
        <w:t xml:space="preserve">); tightening it below the estimator’s own reproducibility of </w:t>
      </w:r>
      <m:oMath>
        <m:r>
          <w:rPr>
            <w:rFonts w:ascii="Cambria Math" w:hAnsi="Cambria Math"/>
            <w:szCs w:val="20"/>
            <w:lang w:val="en-GB"/>
          </w:rPr>
          <m:t>4.9</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6</m:t>
            </m:r>
          </m:sup>
        </m:sSup>
      </m:oMath>
      <w:r w:rsidRPr="00E90903">
        <w:rPr>
          <w:szCs w:val="20"/>
          <w:lang w:val="en-GB"/>
        </w:rPr>
        <w:t xml:space="preserve"> would instead have made it fire on correct code.</w:t>
      </w:r>
    </w:p>
    <w:p w14:paraId="379FF00A" w14:textId="79F0E492"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that no check fires on a correct pipeline, and that the self-consistency control never fires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rather than asserting the study’s conclusions.</w:t>
      </w:r>
    </w:p>
    <w:p w14:paraId="0DC88761" w14:textId="77777777" w:rsidR="00E747BC" w:rsidRPr="00E90903" w:rsidRDefault="00E747BC" w:rsidP="00F236CC">
      <w:pPr>
        <w:pStyle w:val="MDPI22heading2"/>
        <w:spacing w:before="240"/>
        <w:rPr>
          <w:color w:val="auto"/>
          <w:szCs w:val="20"/>
          <w:lang w:val="en-GB"/>
        </w:rPr>
      </w:pPr>
      <w:r w:rsidRPr="00E90903">
        <w:rPr>
          <w:color w:val="auto"/>
          <w:szCs w:val="20"/>
          <w:lang w:val="en-GB"/>
        </w:rPr>
        <w:t>3.7. The Same Chain on a Real Scanner</w:t>
      </w:r>
    </w:p>
    <w:p w14:paraId="60FE3C40"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Run without modification on measured ACR phantom projections, the chain behaved as the theory requires across all seven reconstruction kernels (Table 3, Figure 5).</w:t>
      </w:r>
    </w:p>
    <w:p w14:paraId="436363F4" w14:textId="77777777" w:rsidR="00E747BC" w:rsidRPr="00E90903" w:rsidRDefault="00E747BC" w:rsidP="00EE7A23">
      <w:pPr>
        <w:pStyle w:val="MDPI52figure"/>
        <w:rPr>
          <w:lang w:val="en-GB"/>
        </w:rPr>
      </w:pPr>
      <w:r w:rsidRPr="00E90903">
        <w:rPr>
          <w:noProof/>
          <w:lang w:val="en-GB"/>
        </w:rPr>
        <w:drawing>
          <wp:inline distT="0" distB="0" distL="0" distR="0" wp14:anchorId="65829E7D" wp14:editId="5F0716D2">
            <wp:extent cx="5067300" cy="357189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5_acr_atlas.png"/>
                    <pic:cNvPicPr>
                      <a:picLocks noChangeAspect="1" noChangeArrowheads="1"/>
                    </pic:cNvPicPr>
                  </pic:nvPicPr>
                  <pic:blipFill>
                    <a:blip r:embed="rId16"/>
                    <a:stretch>
                      <a:fillRect/>
                    </a:stretch>
                  </pic:blipFill>
                  <pic:spPr bwMode="auto">
                    <a:xfrm>
                      <a:off x="0" y="0"/>
                      <a:ext cx="5067300" cy="3571891"/>
                    </a:xfrm>
                    <a:prstGeom prst="rect">
                      <a:avLst/>
                    </a:prstGeom>
                    <a:noFill/>
                    <a:ln w="9525">
                      <a:noFill/>
                      <a:headEnd/>
                      <a:tailEnd/>
                    </a:ln>
                  </pic:spPr>
                </pic:pic>
              </a:graphicData>
            </a:graphic>
          </wp:inline>
        </w:drawing>
      </w:r>
    </w:p>
    <w:p w14:paraId="56FE55CA" w14:textId="77777777" w:rsidR="00E747BC" w:rsidRPr="00E90903" w:rsidRDefault="00E747BC" w:rsidP="00EE7A23">
      <w:pPr>
        <w:pStyle w:val="a0"/>
        <w:adjustRightInd w:val="0"/>
        <w:snapToGrid w:val="0"/>
        <w:spacing w:before="120" w:after="240" w:line="280" w:lineRule="atLeast"/>
        <w:ind w:left="2608"/>
        <w:rPr>
          <w:snapToGrid w:val="0"/>
          <w:sz w:val="18"/>
          <w:szCs w:val="18"/>
          <w:lang w:val="en-GB"/>
          <w14:ligatures w14:val="standardContextual"/>
        </w:rPr>
      </w:pPr>
      <w:r w:rsidRPr="00E90903">
        <w:rPr>
          <w:b/>
          <w:bCs/>
          <w:snapToGrid w:val="0"/>
          <w:sz w:val="18"/>
          <w:szCs w:val="18"/>
          <w:lang w:val="en-GB"/>
          <w14:ligatures w14:val="standardContextual"/>
        </w:rPr>
        <w:t>Figure 5.</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The same chain on measured ACR phantom projections, with the reconstruction kernel swept from a bare ramp through Hann apodisation at cutoffs 1.00 to 0.25. (</w:t>
      </w:r>
      <w:r w:rsidRPr="00E90903">
        <w:rPr>
          <w:b/>
          <w:bCs/>
          <w:snapToGrid w:val="0"/>
          <w:sz w:val="18"/>
          <w:szCs w:val="18"/>
          <w:lang w:val="en-GB"/>
          <w14:ligatures w14:val="standardContextual"/>
        </w:rPr>
        <w:t>a</w:t>
      </w:r>
      <w:r w:rsidRPr="00E90903">
        <w:rPr>
          <w:snapToGrid w:val="0"/>
          <w:sz w:val="18"/>
          <w:szCs w:val="18"/>
          <w:lang w:val="en-GB"/>
          <w14:ligatures w14:val="standardContextual"/>
        </w:rPr>
        <w:t>) measured MTF; (</w:t>
      </w:r>
      <w:r w:rsidRPr="00E90903">
        <w:rPr>
          <w:b/>
          <w:bCs/>
          <w:snapToGrid w:val="0"/>
          <w:sz w:val="18"/>
          <w:szCs w:val="18"/>
          <w:lang w:val="en-GB"/>
          <w14:ligatures w14:val="standardContextual"/>
        </w:rPr>
        <w:t>b</w:t>
      </w:r>
      <w:r w:rsidRPr="00E90903">
        <w:rPr>
          <w:snapToGrid w:val="0"/>
          <w:sz w:val="18"/>
          <w:szCs w:val="18"/>
          <w:lang w:val="en-GB"/>
          <w14:ligatures w14:val="standardContextual"/>
        </w:rPr>
        <w:t>) measured NPS; (</w:t>
      </w:r>
      <w:r w:rsidRPr="00E90903">
        <w:rPr>
          <w:b/>
          <w:bCs/>
          <w:snapToGrid w:val="0"/>
          <w:sz w:val="18"/>
          <w:szCs w:val="18"/>
          <w:lang w:val="en-GB"/>
          <w14:ligatures w14:val="standardContextual"/>
        </w:rPr>
        <w:t>c</w:t>
      </w:r>
      <w:r w:rsidRPr="00E90903">
        <w:rPr>
          <w:snapToGrid w:val="0"/>
          <w:sz w:val="18"/>
          <w:szCs w:val="18"/>
          <w:lang w:val="en-GB"/>
          <w14:ligatures w14:val="standardContextual"/>
        </w:rPr>
        <w:t>) NEQ; (</w:t>
      </w:r>
      <w:r w:rsidRPr="00E90903">
        <w:rPr>
          <w:b/>
          <w:bCs/>
          <w:snapToGrid w:val="0"/>
          <w:sz w:val="18"/>
          <w:szCs w:val="18"/>
          <w:lang w:val="en-GB"/>
          <w14:ligatures w14:val="standardContextual"/>
        </w:rPr>
        <w:t>d</w:t>
      </w:r>
      <w:r w:rsidRPr="00E90903">
        <w:rPr>
          <w:snapToGrid w:val="0"/>
          <w:sz w:val="18"/>
          <w:szCs w:val="18"/>
          <w:lang w:val="en-GB"/>
          <w14:ligatures w14:val="standardContextual"/>
        </w:rPr>
        <w:t>) detectability for the ideal and the non-prewhitening eye-filter observer against MTF</w:t>
      </w:r>
      <w:r w:rsidRPr="00E90903">
        <w:rPr>
          <w:snapToGrid w:val="0"/>
          <w:sz w:val="18"/>
          <w:szCs w:val="18"/>
          <w:vertAlign w:val="subscript"/>
          <w:lang w:val="en-GB"/>
          <w14:ligatures w14:val="standardContextual"/>
        </w:rPr>
        <w:t>50</w:t>
      </w:r>
      <w:r w:rsidRPr="00E90903">
        <w:rPr>
          <w:snapToGrid w:val="0"/>
          <w:sz w:val="18"/>
          <w:szCs w:val="18"/>
          <w:lang w:val="en-GB"/>
          <w14:ligatures w14:val="standardContextual"/>
        </w:rPr>
        <w:t>. Nothing about the acquisition is simulated; the same projections are reconstructed seven ways.</w:t>
      </w:r>
    </w:p>
    <w:p w14:paraId="11B3EC09" w14:textId="77777777" w:rsidR="000A5FB2" w:rsidRPr="00E90903" w:rsidRDefault="000A5FB2" w:rsidP="000A5FB2">
      <w:pPr>
        <w:pStyle w:val="a0"/>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Table 3.</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MTF → NPS → NEQ → detectability on measured projections, sweeping apodisation. Nothing is simulated; the same projections are reconstructed seven ways.</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0A5FB2" w:rsidRPr="00E90903" w14:paraId="2F26E1BA" w14:textId="77777777" w:rsidTr="00CB260F">
        <w:trPr>
          <w:cnfStyle w:val="100000000000" w:firstRow="1" w:lastRow="0" w:firstColumn="0" w:lastColumn="0" w:oddVBand="0" w:evenVBand="0" w:oddHBand="0" w:evenHBand="0" w:firstRowFirstColumn="0" w:firstRowLastColumn="0" w:lastRowFirstColumn="0" w:lastRowLastColumn="0"/>
          <w:jc w:val="center"/>
        </w:trPr>
        <w:tc>
          <w:tcPr>
            <w:tcW w:w="1745" w:type="dxa"/>
            <w:tcBorders>
              <w:top w:val="single" w:sz="8" w:space="0" w:color="auto"/>
              <w:bottom w:val="single" w:sz="4" w:space="0" w:color="auto"/>
            </w:tcBorders>
            <w:vAlign w:val="center"/>
          </w:tcPr>
          <w:p w14:paraId="3E72CFF0"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Kernel</w:t>
            </w:r>
          </w:p>
        </w:tc>
        <w:tc>
          <w:tcPr>
            <w:tcW w:w="1745" w:type="dxa"/>
            <w:tcBorders>
              <w:top w:val="single" w:sz="8" w:space="0" w:color="auto"/>
              <w:bottom w:val="single" w:sz="4" w:space="0" w:color="auto"/>
            </w:tcBorders>
            <w:vAlign w:val="center"/>
          </w:tcPr>
          <w:p w14:paraId="55A00CA4"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MTF</w:t>
            </w:r>
            <w:r w:rsidRPr="00E90903">
              <w:rPr>
                <w:rFonts w:ascii="Palatino Linotype" w:hAnsi="Palatino Linotype"/>
                <w:b/>
                <w:sz w:val="20"/>
                <w:vertAlign w:val="subscript"/>
                <w:lang w:val="en-GB"/>
              </w:rPr>
              <w:t>50</w:t>
            </w:r>
            <w:r w:rsidRPr="00E90903">
              <w:rPr>
                <w:rFonts w:ascii="Palatino Linotype" w:hAnsi="Palatino Linotype"/>
                <w:b/>
                <w:sz w:val="20"/>
                <w:lang w:val="en-GB"/>
              </w:rPr>
              <w:t xml:space="preserve"> (mm</w:t>
            </w:r>
            <w:r w:rsidRPr="00E90903">
              <w:rPr>
                <w:rFonts w:ascii="Palatino Linotype" w:hAnsi="Palatino Linotype"/>
                <w:b/>
                <w:sz w:val="20"/>
                <w:vertAlign w:val="superscript"/>
                <w:lang w:val="en-GB"/>
              </w:rPr>
              <w:t>−1</w:t>
            </w:r>
            <w:r w:rsidRPr="00E90903">
              <w:rPr>
                <w:rFonts w:ascii="Palatino Linotype" w:hAnsi="Palatino Linotype"/>
                <w:b/>
                <w:sz w:val="20"/>
                <w:lang w:val="en-GB"/>
              </w:rPr>
              <w:t>)</w:t>
            </w:r>
          </w:p>
        </w:tc>
        <w:tc>
          <w:tcPr>
            <w:tcW w:w="1744" w:type="dxa"/>
            <w:tcBorders>
              <w:top w:val="single" w:sz="8" w:space="0" w:color="auto"/>
              <w:bottom w:val="single" w:sz="4" w:space="0" w:color="auto"/>
            </w:tcBorders>
            <w:vAlign w:val="center"/>
          </w:tcPr>
          <w:p w14:paraId="7811E357"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Noise SD</w:t>
            </w:r>
          </w:p>
        </w:tc>
        <w:tc>
          <w:tcPr>
            <w:tcW w:w="1744" w:type="dxa"/>
            <w:tcBorders>
              <w:top w:val="single" w:sz="8" w:space="0" w:color="auto"/>
              <w:bottom w:val="single" w:sz="4" w:space="0" w:color="auto"/>
            </w:tcBorders>
            <w:vAlign w:val="center"/>
          </w:tcPr>
          <w:p w14:paraId="614B72CB"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NEQ Peak</w:t>
            </w:r>
          </w:p>
        </w:tc>
        <w:tc>
          <w:tcPr>
            <w:tcW w:w="1744" w:type="dxa"/>
            <w:tcBorders>
              <w:top w:val="single" w:sz="8" w:space="0" w:color="auto"/>
              <w:bottom w:val="single" w:sz="4" w:space="0" w:color="auto"/>
            </w:tcBorders>
            <w:vAlign w:val="center"/>
          </w:tcPr>
          <w:p w14:paraId="267FCF0F" w14:textId="77777777" w:rsidR="000A5FB2" w:rsidRPr="00E90903" w:rsidRDefault="00FA2935" w:rsidP="00CB260F">
            <w:pPr>
              <w:pStyle w:val="Compact"/>
              <w:adjustRightInd w:val="0"/>
              <w:snapToGrid w:val="0"/>
              <w:spacing w:before="0" w:after="0"/>
              <w:jc w:val="center"/>
              <w:rPr>
                <w:rFonts w:ascii="Palatino Linotype" w:hAnsi="Palatino Linotype"/>
                <w:b/>
                <w:sz w:val="20"/>
                <w:lang w:val="en-GB"/>
              </w:rPr>
            </w:pPr>
            <m:oMath>
              <m:sSup>
                <m:sSupPr>
                  <m:ctrlPr>
                    <w:rPr>
                      <w:rFonts w:ascii="Cambria Math" w:hAnsi="Cambria Math"/>
                      <w:b/>
                      <w:sz w:val="20"/>
                      <w:lang w:val="en-GB"/>
                    </w:rPr>
                  </m:ctrlPr>
                </m:sSupPr>
                <m:e>
                  <m:r>
                    <m:rPr>
                      <m:sty m:val="bi"/>
                    </m:rPr>
                    <w:rPr>
                      <w:rFonts w:ascii="Cambria Math" w:hAnsi="Cambria Math"/>
                      <w:sz w:val="20"/>
                      <w:lang w:val="en-GB"/>
                    </w:rPr>
                    <m:t>d</m:t>
                  </m:r>
                </m:e>
                <m:sup>
                  <m:r>
                    <m:rPr>
                      <m:sty m:val="b"/>
                    </m:rPr>
                    <w:rPr>
                      <w:rFonts w:ascii="Cambria Math" w:hAnsi="Cambria Math"/>
                      <w:sz w:val="20"/>
                      <w:lang w:val="en-GB"/>
                    </w:rPr>
                    <m:t>'</m:t>
                  </m:r>
                </m:sup>
              </m:sSup>
            </m:oMath>
            <w:r w:rsidR="000A5FB2" w:rsidRPr="00E90903">
              <w:rPr>
                <w:rFonts w:ascii="Palatino Linotype" w:hAnsi="Palatino Linotype"/>
                <w:b/>
                <w:sz w:val="20"/>
                <w:lang w:val="en-GB"/>
              </w:rPr>
              <w:t xml:space="preserve"> Ideal</w:t>
            </w:r>
          </w:p>
        </w:tc>
        <w:tc>
          <w:tcPr>
            <w:tcW w:w="1744" w:type="dxa"/>
            <w:tcBorders>
              <w:top w:val="single" w:sz="8" w:space="0" w:color="auto"/>
              <w:bottom w:val="single" w:sz="4" w:space="0" w:color="auto"/>
            </w:tcBorders>
            <w:vAlign w:val="center"/>
          </w:tcPr>
          <w:p w14:paraId="103728DA"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NPWE Efficiency</w:t>
            </w:r>
          </w:p>
        </w:tc>
      </w:tr>
      <w:tr w:rsidR="000A5FB2" w:rsidRPr="00E90903" w14:paraId="35C9C6D7" w14:textId="77777777" w:rsidTr="00CB260F">
        <w:trPr>
          <w:jc w:val="center"/>
        </w:trPr>
        <w:tc>
          <w:tcPr>
            <w:tcW w:w="1745" w:type="dxa"/>
            <w:tcBorders>
              <w:top w:val="single" w:sz="4" w:space="0" w:color="auto"/>
            </w:tcBorders>
            <w:vAlign w:val="center"/>
          </w:tcPr>
          <w:p w14:paraId="01AE6EB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ramp</w:t>
            </w:r>
          </w:p>
        </w:tc>
        <w:tc>
          <w:tcPr>
            <w:tcW w:w="1745" w:type="dxa"/>
            <w:tcBorders>
              <w:top w:val="single" w:sz="4" w:space="0" w:color="auto"/>
            </w:tcBorders>
            <w:vAlign w:val="center"/>
          </w:tcPr>
          <w:p w14:paraId="1BD9592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0.235</w:t>
            </w:r>
          </w:p>
        </w:tc>
        <w:tc>
          <w:tcPr>
            <w:tcW w:w="1744" w:type="dxa"/>
            <w:tcBorders>
              <w:top w:val="single" w:sz="4" w:space="0" w:color="auto"/>
            </w:tcBorders>
            <w:vAlign w:val="center"/>
          </w:tcPr>
          <w:p w14:paraId="7C3D6F93"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27.34</w:t>
            </w:r>
          </w:p>
        </w:tc>
        <w:tc>
          <w:tcPr>
            <w:tcW w:w="1744" w:type="dxa"/>
            <w:tcBorders>
              <w:top w:val="single" w:sz="4" w:space="0" w:color="auto"/>
            </w:tcBorders>
            <w:vAlign w:val="center"/>
          </w:tcPr>
          <w:p w14:paraId="5BEE65C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0.00352</w:t>
            </w:r>
          </w:p>
        </w:tc>
        <w:tc>
          <w:tcPr>
            <w:tcW w:w="1744" w:type="dxa"/>
            <w:tcBorders>
              <w:top w:val="single" w:sz="4" w:space="0" w:color="auto"/>
            </w:tcBorders>
            <w:vAlign w:val="center"/>
          </w:tcPr>
          <w:p w14:paraId="63C30AB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1.868</w:t>
            </w:r>
          </w:p>
        </w:tc>
        <w:tc>
          <w:tcPr>
            <w:tcW w:w="1744" w:type="dxa"/>
            <w:tcBorders>
              <w:top w:val="single" w:sz="4" w:space="0" w:color="auto"/>
            </w:tcBorders>
            <w:vAlign w:val="center"/>
          </w:tcPr>
          <w:p w14:paraId="4C7EC14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0.111</w:t>
            </w:r>
          </w:p>
        </w:tc>
      </w:tr>
      <w:tr w:rsidR="000A5FB2" w:rsidRPr="00E90903" w14:paraId="3B526354" w14:textId="77777777" w:rsidTr="00CB260F">
        <w:trPr>
          <w:jc w:val="center"/>
        </w:trPr>
        <w:tc>
          <w:tcPr>
            <w:tcW w:w="1745" w:type="dxa"/>
            <w:vAlign w:val="center"/>
          </w:tcPr>
          <w:p w14:paraId="18DDFE39"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1.00</w:t>
            </w:r>
          </w:p>
        </w:tc>
        <w:tc>
          <w:tcPr>
            <w:tcW w:w="1745" w:type="dxa"/>
            <w:vAlign w:val="center"/>
          </w:tcPr>
          <w:p w14:paraId="176E9B90"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0.188</w:t>
            </w:r>
          </w:p>
        </w:tc>
        <w:tc>
          <w:tcPr>
            <w:tcW w:w="1744" w:type="dxa"/>
            <w:vAlign w:val="center"/>
          </w:tcPr>
          <w:p w14:paraId="0952A86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10.69</w:t>
            </w:r>
          </w:p>
        </w:tc>
        <w:tc>
          <w:tcPr>
            <w:tcW w:w="1744" w:type="dxa"/>
            <w:vAlign w:val="center"/>
          </w:tcPr>
          <w:p w14:paraId="431316AA"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0.00320</w:t>
            </w:r>
          </w:p>
        </w:tc>
        <w:tc>
          <w:tcPr>
            <w:tcW w:w="1744" w:type="dxa"/>
            <w:vAlign w:val="center"/>
          </w:tcPr>
          <w:p w14:paraId="4E5947C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1.935</w:t>
            </w:r>
          </w:p>
        </w:tc>
        <w:tc>
          <w:tcPr>
            <w:tcW w:w="1744" w:type="dxa"/>
            <w:vAlign w:val="center"/>
          </w:tcPr>
          <w:p w14:paraId="52239D3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0.155</w:t>
            </w:r>
          </w:p>
        </w:tc>
      </w:tr>
      <w:tr w:rsidR="000A5FB2" w:rsidRPr="00E90903" w14:paraId="6753B24E" w14:textId="77777777" w:rsidTr="00CB260F">
        <w:trPr>
          <w:jc w:val="center"/>
        </w:trPr>
        <w:tc>
          <w:tcPr>
            <w:tcW w:w="1745" w:type="dxa"/>
            <w:vAlign w:val="center"/>
          </w:tcPr>
          <w:p w14:paraId="62B9510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0.80</w:t>
            </w:r>
          </w:p>
        </w:tc>
        <w:tc>
          <w:tcPr>
            <w:tcW w:w="1745" w:type="dxa"/>
            <w:vAlign w:val="center"/>
          </w:tcPr>
          <w:p w14:paraId="7A66464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0.172</w:t>
            </w:r>
          </w:p>
        </w:tc>
        <w:tc>
          <w:tcPr>
            <w:tcW w:w="1744" w:type="dxa"/>
            <w:vAlign w:val="center"/>
          </w:tcPr>
          <w:p w14:paraId="40A29EE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8.12</w:t>
            </w:r>
          </w:p>
        </w:tc>
        <w:tc>
          <w:tcPr>
            <w:tcW w:w="1744" w:type="dxa"/>
            <w:vAlign w:val="center"/>
          </w:tcPr>
          <w:p w14:paraId="39B6FC0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0.00326</w:t>
            </w:r>
          </w:p>
        </w:tc>
        <w:tc>
          <w:tcPr>
            <w:tcW w:w="1744" w:type="dxa"/>
            <w:vAlign w:val="center"/>
          </w:tcPr>
          <w:p w14:paraId="3BEF78E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1.979</w:t>
            </w:r>
          </w:p>
        </w:tc>
        <w:tc>
          <w:tcPr>
            <w:tcW w:w="1744" w:type="dxa"/>
            <w:vAlign w:val="center"/>
          </w:tcPr>
          <w:p w14:paraId="6CFE000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0.174</w:t>
            </w:r>
          </w:p>
        </w:tc>
      </w:tr>
      <w:tr w:rsidR="000A5FB2" w:rsidRPr="00E90903" w14:paraId="535EBBC2" w14:textId="77777777" w:rsidTr="00CB260F">
        <w:trPr>
          <w:jc w:val="center"/>
        </w:trPr>
        <w:tc>
          <w:tcPr>
            <w:tcW w:w="1745" w:type="dxa"/>
            <w:vAlign w:val="center"/>
          </w:tcPr>
          <w:p w14:paraId="10EC492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0.60</w:t>
            </w:r>
          </w:p>
        </w:tc>
        <w:tc>
          <w:tcPr>
            <w:tcW w:w="1745" w:type="dxa"/>
            <w:vAlign w:val="center"/>
          </w:tcPr>
          <w:p w14:paraId="53BF4FCF"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0.154</w:t>
            </w:r>
          </w:p>
        </w:tc>
        <w:tc>
          <w:tcPr>
            <w:tcW w:w="1744" w:type="dxa"/>
            <w:vAlign w:val="center"/>
          </w:tcPr>
          <w:p w14:paraId="6D658E9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5.56</w:t>
            </w:r>
          </w:p>
        </w:tc>
        <w:tc>
          <w:tcPr>
            <w:tcW w:w="1744" w:type="dxa"/>
            <w:vAlign w:val="center"/>
          </w:tcPr>
          <w:p w14:paraId="6C1C2140"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0.00355</w:t>
            </w:r>
          </w:p>
        </w:tc>
        <w:tc>
          <w:tcPr>
            <w:tcW w:w="1744" w:type="dxa"/>
            <w:vAlign w:val="center"/>
          </w:tcPr>
          <w:p w14:paraId="0E3491C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2.078</w:t>
            </w:r>
          </w:p>
        </w:tc>
        <w:tc>
          <w:tcPr>
            <w:tcW w:w="1744" w:type="dxa"/>
            <w:vAlign w:val="center"/>
          </w:tcPr>
          <w:p w14:paraId="11C87C8C"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0.205</w:t>
            </w:r>
          </w:p>
        </w:tc>
      </w:tr>
      <w:tr w:rsidR="000A5FB2" w:rsidRPr="00E90903" w14:paraId="6F5FD5FF" w14:textId="77777777" w:rsidTr="00CB260F">
        <w:trPr>
          <w:jc w:val="center"/>
        </w:trPr>
        <w:tc>
          <w:tcPr>
            <w:tcW w:w="1745" w:type="dxa"/>
            <w:vAlign w:val="center"/>
          </w:tcPr>
          <w:p w14:paraId="7455E47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0.45</w:t>
            </w:r>
          </w:p>
        </w:tc>
        <w:tc>
          <w:tcPr>
            <w:tcW w:w="1745" w:type="dxa"/>
            <w:vAlign w:val="center"/>
          </w:tcPr>
          <w:p w14:paraId="1E2A345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0.130</w:t>
            </w:r>
          </w:p>
        </w:tc>
        <w:tc>
          <w:tcPr>
            <w:tcW w:w="1744" w:type="dxa"/>
            <w:vAlign w:val="center"/>
          </w:tcPr>
          <w:p w14:paraId="5426032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3.75</w:t>
            </w:r>
          </w:p>
        </w:tc>
        <w:tc>
          <w:tcPr>
            <w:tcW w:w="1744" w:type="dxa"/>
            <w:vAlign w:val="center"/>
          </w:tcPr>
          <w:p w14:paraId="515304EB"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0.00360</w:t>
            </w:r>
          </w:p>
        </w:tc>
        <w:tc>
          <w:tcPr>
            <w:tcW w:w="1744" w:type="dxa"/>
            <w:vAlign w:val="center"/>
          </w:tcPr>
          <w:p w14:paraId="78F095D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2.149</w:t>
            </w:r>
          </w:p>
        </w:tc>
        <w:tc>
          <w:tcPr>
            <w:tcW w:w="1744" w:type="dxa"/>
            <w:vAlign w:val="center"/>
          </w:tcPr>
          <w:p w14:paraId="40B15D9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0.233</w:t>
            </w:r>
          </w:p>
        </w:tc>
      </w:tr>
      <w:tr w:rsidR="000A5FB2" w:rsidRPr="00E90903" w14:paraId="4A27B14A" w14:textId="77777777" w:rsidTr="00CB260F">
        <w:trPr>
          <w:jc w:val="center"/>
        </w:trPr>
        <w:tc>
          <w:tcPr>
            <w:tcW w:w="1745" w:type="dxa"/>
            <w:vAlign w:val="center"/>
          </w:tcPr>
          <w:p w14:paraId="4AA192AB"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0.35</w:t>
            </w:r>
          </w:p>
        </w:tc>
        <w:tc>
          <w:tcPr>
            <w:tcW w:w="1745" w:type="dxa"/>
            <w:vAlign w:val="center"/>
          </w:tcPr>
          <w:p w14:paraId="33848DDA"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0.112</w:t>
            </w:r>
          </w:p>
        </w:tc>
        <w:tc>
          <w:tcPr>
            <w:tcW w:w="1744" w:type="dxa"/>
            <w:vAlign w:val="center"/>
          </w:tcPr>
          <w:p w14:paraId="7F42B4F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2.65</w:t>
            </w:r>
          </w:p>
        </w:tc>
        <w:tc>
          <w:tcPr>
            <w:tcW w:w="1744" w:type="dxa"/>
            <w:vAlign w:val="center"/>
          </w:tcPr>
          <w:p w14:paraId="3D25609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0.00389</w:t>
            </w:r>
          </w:p>
        </w:tc>
        <w:tc>
          <w:tcPr>
            <w:tcW w:w="1744" w:type="dxa"/>
            <w:vAlign w:val="center"/>
          </w:tcPr>
          <w:p w14:paraId="5DF75A3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2.252</w:t>
            </w:r>
          </w:p>
        </w:tc>
        <w:tc>
          <w:tcPr>
            <w:tcW w:w="1744" w:type="dxa"/>
            <w:vAlign w:val="center"/>
          </w:tcPr>
          <w:p w14:paraId="754DF11C"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0.266</w:t>
            </w:r>
          </w:p>
        </w:tc>
      </w:tr>
      <w:tr w:rsidR="000A5FB2" w:rsidRPr="00E90903" w14:paraId="2C14F1A2" w14:textId="77777777" w:rsidTr="00CB260F">
        <w:trPr>
          <w:jc w:val="center"/>
        </w:trPr>
        <w:tc>
          <w:tcPr>
            <w:tcW w:w="1745" w:type="dxa"/>
            <w:tcBorders>
              <w:bottom w:val="single" w:sz="8" w:space="0" w:color="auto"/>
            </w:tcBorders>
            <w:vAlign w:val="center"/>
          </w:tcPr>
          <w:p w14:paraId="6FC92FEF"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0.25</w:t>
            </w:r>
          </w:p>
        </w:tc>
        <w:tc>
          <w:tcPr>
            <w:tcW w:w="1745" w:type="dxa"/>
            <w:tcBorders>
              <w:bottom w:val="single" w:sz="8" w:space="0" w:color="auto"/>
            </w:tcBorders>
            <w:vAlign w:val="center"/>
          </w:tcPr>
          <w:p w14:paraId="1440CBA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0.092</w:t>
            </w:r>
          </w:p>
        </w:tc>
        <w:tc>
          <w:tcPr>
            <w:tcW w:w="1744" w:type="dxa"/>
            <w:tcBorders>
              <w:bottom w:val="single" w:sz="8" w:space="0" w:color="auto"/>
            </w:tcBorders>
            <w:vAlign w:val="center"/>
          </w:tcPr>
          <w:p w14:paraId="14D27C6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1.61</w:t>
            </w:r>
          </w:p>
        </w:tc>
        <w:tc>
          <w:tcPr>
            <w:tcW w:w="1744" w:type="dxa"/>
            <w:tcBorders>
              <w:bottom w:val="single" w:sz="8" w:space="0" w:color="auto"/>
            </w:tcBorders>
            <w:vAlign w:val="center"/>
          </w:tcPr>
          <w:p w14:paraId="69FB12A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0.00534</w:t>
            </w:r>
          </w:p>
        </w:tc>
        <w:tc>
          <w:tcPr>
            <w:tcW w:w="1744" w:type="dxa"/>
            <w:tcBorders>
              <w:bottom w:val="single" w:sz="8" w:space="0" w:color="auto"/>
            </w:tcBorders>
            <w:vAlign w:val="center"/>
          </w:tcPr>
          <w:p w14:paraId="6007299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2.572</w:t>
            </w:r>
          </w:p>
        </w:tc>
        <w:tc>
          <w:tcPr>
            <w:tcW w:w="1744" w:type="dxa"/>
            <w:tcBorders>
              <w:bottom w:val="single" w:sz="8" w:space="0" w:color="auto"/>
            </w:tcBorders>
            <w:vAlign w:val="center"/>
          </w:tcPr>
          <w:p w14:paraId="0DD47EE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0.331</w:t>
            </w:r>
          </w:p>
        </w:tc>
      </w:tr>
    </w:tbl>
    <w:p w14:paraId="762E1187" w14:textId="5DFEC1A4" w:rsidR="00E747BC" w:rsidRPr="00E90903" w:rsidRDefault="00E747BC" w:rsidP="000A5FB2">
      <w:pPr>
        <w:pStyle w:val="a0"/>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sz w:val="20"/>
          <w:lang w:val="en-GB"/>
          <w14:ligatures w14:val="standardContextual"/>
        </w:rPr>
        <w:t xml:space="preserve">Strengthening the apodisation reduces resolution and noise together, as it must. That the two move together under a </w:t>
      </w:r>
      <w:r w:rsidR="00096C6F" w:rsidRPr="00E90903">
        <w:rPr>
          <w:snapToGrid w:val="0"/>
          <w:sz w:val="20"/>
          <w:u w:color="8969CD"/>
          <w:lang w:val="en-GB"/>
          <w14:ligatures w14:val="standardContextual"/>
        </w:rPr>
        <w:t>change in reconstruction</w:t>
      </w:r>
      <w:r w:rsidRPr="00E90903">
        <w:rPr>
          <w:snapToGrid w:val="0"/>
          <w:sz w:val="20"/>
          <w:lang w:val="en-GB"/>
          <w14:ligatures w14:val="standardContextual"/>
        </w:rPr>
        <w:t xml:space="preserve"> is the ordinary behaviour of the chain, and it is measured the same way on newer detectors: a recent phantom study of ultra-high-resolution photon-counting CT reports noise texture and high-contrast resolution as the paired quantities that a </w:t>
      </w:r>
      <w:r w:rsidR="00096C6F" w:rsidRPr="00E90903">
        <w:rPr>
          <w:snapToGrid w:val="0"/>
          <w:sz w:val="20"/>
          <w:u w:color="8969CD"/>
          <w:lang w:val="en-GB"/>
          <w14:ligatures w14:val="standardContextual"/>
        </w:rPr>
        <w:t>change in pixel</w:t>
      </w:r>
      <w:r w:rsidRPr="00E90903">
        <w:rPr>
          <w:snapToGrid w:val="0"/>
          <w:sz w:val="20"/>
          <w:lang w:val="en-GB"/>
          <w14:ligatures w14:val="standardContextual"/>
        </w:rPr>
        <w:t xml:space="preserve"> size moves [21], which is the same coupling seen here under a </w:t>
      </w:r>
      <w:r w:rsidR="00C64FEA" w:rsidRPr="00E90903">
        <w:rPr>
          <w:snapToGrid w:val="0"/>
          <w:sz w:val="20"/>
          <w:u w:color="8969CD"/>
          <w:lang w:val="en-GB"/>
          <w14:ligatures w14:val="standardContextual"/>
        </w:rPr>
        <w:t>change in kernel</w:t>
      </w:r>
      <w:r w:rsidRPr="00E90903">
        <w:rPr>
          <w:snapToGrid w:val="0"/>
          <w:sz w:val="20"/>
          <w:lang w:val="en-GB"/>
          <w14:ligatures w14:val="standardContextual"/>
        </w:rPr>
        <w:t>. The checks in this paper are stated on those quantities rather than on any particular detector, and so</w:t>
      </w:r>
      <w:r w:rsidR="003E4308" w:rsidRPr="00E90903">
        <w:rPr>
          <w:snapToGrid w:val="0"/>
          <w:sz w:val="20"/>
          <w:lang w:val="en-GB"/>
          <w14:ligatures w14:val="standardContextual"/>
        </w:rPr>
        <w:t xml:space="preserve"> they</w:t>
      </w:r>
      <w:r w:rsidRPr="00E90903">
        <w:rPr>
          <w:snapToGrid w:val="0"/>
          <w:sz w:val="20"/>
          <w:lang w:val="en-GB"/>
          <w14:ligatures w14:val="standardContextual"/>
        </w:rPr>
        <w:t xml:space="preserve"> apply to that setting unchanged. Ideal-observer detectability rises monotonically from 1.87 to 2.57 across the sweep: for this low-contrast task</w:t>
      </w:r>
      <w:r w:rsidR="0009033D" w:rsidRPr="00E90903">
        <w:rPr>
          <w:snapToGrid w:val="0"/>
          <w:sz w:val="20"/>
          <w:lang w:val="en-GB"/>
          <w14:ligatures w14:val="standardContextual"/>
        </w:rPr>
        <w:t>,</w:t>
      </w:r>
      <w:r w:rsidRPr="00E90903">
        <w:rPr>
          <w:snapToGrid w:val="0"/>
          <w:sz w:val="20"/>
          <w:lang w:val="en-GB"/>
          <w14:ligatures w14:val="standardContextual"/>
        </w:rPr>
        <w:t xml:space="preserve"> the noise reduction outweighs the resolution loss throughout the range tested. The efficiency of the non-prewhitening eye-filter observer relative to the ideal observer rises three</w:t>
      </w:r>
      <w:r w:rsidR="0009033D" w:rsidRPr="00E90903">
        <w:rPr>
          <w:snapToGrid w:val="0"/>
          <w:sz w:val="20"/>
          <w:lang w:val="en-GB"/>
          <w14:ligatures w14:val="standardContextual"/>
        </w:rPr>
        <w:t>-</w:t>
      </w:r>
      <w:r w:rsidRPr="00E90903">
        <w:rPr>
          <w:snapToGrid w:val="0"/>
          <w:sz w:val="20"/>
          <w:lang w:val="en-GB"/>
          <w14:ligatures w14:val="standardContextual"/>
        </w:rPr>
        <w:t>fold over the same sweep, from 0.111 to 0.331</w:t>
      </w:r>
      <w:r w:rsidR="00637206" w:rsidRPr="00E90903">
        <w:rPr>
          <w:snapToGrid w:val="0"/>
          <w:sz w:val="20"/>
          <w:lang w:val="en-GB"/>
          <w14:ligatures w14:val="standardContextual"/>
        </w:rPr>
        <w:t>—</w:t>
      </w:r>
      <w:r w:rsidRPr="00E90903">
        <w:rPr>
          <w:snapToGrid w:val="0"/>
          <w:sz w:val="20"/>
          <w:lang w:val="en-GB"/>
          <w14:ligatures w14:val="standardContextual"/>
        </w:rPr>
        <w:t>the inefficient observer benefits from smoothing far more than the efficient one does, because smoothing performs part of the noise-weighting the inefficient observer cannot perform for itself.</w:t>
      </w:r>
    </w:p>
    <w:p w14:paraId="60635E81" w14:textId="25423035"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The regression of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sSubSup>
          <m:sSubSupPr>
            <m:ctrlPr>
              <w:rPr>
                <w:rFonts w:ascii="Cambria Math" w:hAnsi="Cambria Math"/>
                <w:color w:val="auto"/>
                <w:sz w:val="20"/>
                <w:lang w:val="en-GB"/>
              </w:rPr>
            </m:ctrlPr>
          </m:sSubSupPr>
          <m:e>
            <m:r>
              <w:rPr>
                <w:rFonts w:ascii="Cambria Math" w:hAnsi="Cambria Math"/>
                <w:color w:val="auto"/>
                <w:sz w:val="20"/>
                <w:lang w:val="en-GB"/>
              </w:rPr>
              <m:t xml:space="preserve"> </m:t>
            </m:r>
          </m:e>
          <m:sub>
            <m:r>
              <m:rPr>
                <m:nor/>
              </m:rPr>
              <w:rPr>
                <w:color w:val="auto"/>
                <w:sz w:val="20"/>
                <w:lang w:val="en-GB"/>
              </w:rPr>
              <m:t>ideal</m:t>
            </m:r>
          </m:sub>
          <m:sup>
            <m:r>
              <w:rPr>
                <w:rFonts w:ascii="Cambria Math" w:hAnsi="Cambria Math"/>
                <w:color w:val="auto"/>
                <w:sz w:val="20"/>
                <w:lang w:val="en-GB"/>
              </w:rPr>
              <m:t>2</m:t>
            </m:r>
          </m:sup>
        </m:sSubSup>
      </m:oMath>
      <w:r w:rsidRPr="00E90903">
        <w:rPr>
          <w:snapToGrid w:val="0"/>
          <w:color w:val="auto"/>
          <w:sz w:val="20"/>
          <w:lang w:val="en-GB"/>
          <w14:ligatures w14:val="standardContextual"/>
        </w:rPr>
        <w:t xml:space="preserve"> on the NEQ integral returns </w:t>
      </w:r>
      <m:oMath>
        <m:sSup>
          <m:sSupPr>
            <m:ctrlPr>
              <w:rPr>
                <w:rFonts w:ascii="Cambria Math" w:hAnsi="Cambria Math"/>
                <w:color w:val="auto"/>
                <w:sz w:val="20"/>
                <w:lang w:val="en-GB"/>
              </w:rPr>
            </m:ctrlPr>
          </m:sSupPr>
          <m:e>
            <m:r>
              <w:rPr>
                <w:rFonts w:ascii="Cambria Math" w:hAnsi="Cambria Math"/>
                <w:color w:val="auto"/>
                <w:sz w:val="20"/>
                <w:lang w:val="en-GB"/>
              </w:rPr>
              <m:t>R</m:t>
            </m:r>
          </m:e>
          <m:sup>
            <m:r>
              <w:rPr>
                <w:rFonts w:ascii="Cambria Math" w:hAnsi="Cambria Math"/>
                <w:color w:val="auto"/>
                <w:sz w:val="20"/>
                <w:lang w:val="en-GB"/>
              </w:rPr>
              <m:t>2</m:t>
            </m:r>
          </m:sup>
        </m:sSup>
        <m:r>
          <m:rPr>
            <m:sty m:val="p"/>
          </m:rPr>
          <w:rPr>
            <w:rFonts w:ascii="Cambria Math" w:hAnsi="Cambria Math"/>
            <w:color w:val="auto"/>
            <w:sz w:val="20"/>
            <w:lang w:val="en-GB"/>
          </w:rPr>
          <m:t>=</m:t>
        </m:r>
        <m:r>
          <w:rPr>
            <w:rFonts w:ascii="Cambria Math" w:hAnsi="Cambria Math"/>
            <w:color w:val="auto"/>
            <w:sz w:val="20"/>
            <w:lang w:val="en-GB"/>
          </w:rPr>
          <m:t>0.84</m:t>
        </m:r>
      </m:oMath>
      <w:r w:rsidRPr="00E90903">
        <w:rPr>
          <w:snapToGrid w:val="0"/>
          <w:color w:val="auto"/>
          <w:sz w:val="20"/>
          <w:lang w:val="en-GB"/>
          <w14:ligatures w14:val="standardContextual"/>
        </w:rPr>
        <w:t xml:space="preserve"> here, against a coefficient numerically equal to 1 on synthetic data. The gap is instructive: at the two strongest apodisations</w:t>
      </w:r>
      <w:r w:rsidR="00527A2B"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the measured MTF band has collapsed to 0.25 and 0.17 mm</w:t>
      </w:r>
      <w:r w:rsidR="00803177" w:rsidRPr="00E90903">
        <w:rPr>
          <w:snapToGrid w:val="0"/>
          <w:color w:val="auto"/>
          <w:sz w:val="20"/>
          <w:lang w:val="en-GB"/>
          <w14:ligatures w14:val="standardContextual"/>
        </w:rPr>
        <w:t xml:space="preserve"> </w:t>
      </w:r>
      <m:oMath>
        <m:sSup>
          <m:sSupPr>
            <m:ctrlPr>
              <w:rPr>
                <w:rFonts w:ascii="Cambria Math" w:hAnsi="Cambria Math"/>
                <w:color w:val="auto"/>
                <w:sz w:val="20"/>
                <w:lang w:val="en-GB"/>
              </w:rPr>
            </m:ctrlPr>
          </m:sSupPr>
          <m:e>
            <m:r>
              <w:rPr>
                <w:rFonts w:ascii="Cambria Math" w:hAnsi="Cambria Math"/>
                <w:color w:val="auto"/>
                <w:sz w:val="20"/>
                <w:lang w:val="en-GB"/>
              </w:rPr>
              <m:t xml:space="preserve"> </m:t>
            </m:r>
          </m:e>
          <m:sup>
            <m:r>
              <m:rPr>
                <m:sty m:val="p"/>
              </m:rPr>
              <w:rPr>
                <w:rFonts w:ascii="Cambria Math" w:hAnsi="Cambria Math"/>
                <w:color w:val="auto"/>
                <w:sz w:val="20"/>
                <w:lang w:val="en-GB"/>
              </w:rPr>
              <m:t>-</m:t>
            </m:r>
            <m:r>
              <w:rPr>
                <w:rFonts w:ascii="Cambria Math" w:hAnsi="Cambria Math"/>
                <w:color w:val="auto"/>
                <w:sz w:val="20"/>
                <w:lang w:val="en-GB"/>
              </w:rPr>
              <m:t>1</m:t>
            </m:r>
          </m:sup>
        </m:sSup>
      </m:oMath>
      <w:r w:rsidRPr="00E90903">
        <w:rPr>
          <w:snapToGrid w:val="0"/>
          <w:color w:val="auto"/>
          <w:sz w:val="20"/>
          <w:lang w:val="en-GB"/>
          <w14:ligatures w14:val="standardContextual"/>
        </w:rPr>
        <w:t>, so the NEQ integral is taken over a truncated band and no longer summarises the same quantity. Over the five kernels whose measured band is intact</w:t>
      </w:r>
      <w:r w:rsidR="000767A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the NEQ integral varies by a coefficient of variation of 4.9% and </w:t>
      </w:r>
      <m:oMath>
        <m:sSubSup>
          <m:sSubSupPr>
            <m:ctrlPr>
              <w:rPr>
                <w:rFonts w:ascii="Cambria Math" w:hAnsi="Cambria Math"/>
                <w:color w:val="auto"/>
                <w:sz w:val="20"/>
                <w:lang w:val="en-GB"/>
              </w:rPr>
            </m:ctrlPr>
          </m:sSubSupPr>
          <m:e>
            <m:r>
              <w:rPr>
                <w:rFonts w:ascii="Cambria Math" w:hAnsi="Cambria Math"/>
                <w:color w:val="auto"/>
                <w:sz w:val="20"/>
                <w:lang w:val="en-GB"/>
              </w:rPr>
              <m:t>d</m:t>
            </m:r>
          </m:e>
          <m:sub>
            <m:r>
              <m:rPr>
                <m:nor/>
              </m:rPr>
              <w:rPr>
                <w:color w:val="auto"/>
                <w:sz w:val="20"/>
                <w:lang w:val="en-GB"/>
              </w:rPr>
              <m:t>ideal</m:t>
            </m:r>
          </m:sub>
          <m:sup>
            <m:r>
              <m:rPr>
                <m:sty m:val="p"/>
              </m:rPr>
              <w:rPr>
                <w:rFonts w:ascii="Cambria Math" w:hAnsi="Cambria Math"/>
                <w:color w:val="auto"/>
                <w:sz w:val="20"/>
                <w:lang w:val="en-GB"/>
              </w:rPr>
              <m:t>'</m:t>
            </m:r>
          </m:sup>
        </m:sSubSup>
      </m:oMath>
      <w:r w:rsidRPr="00E90903">
        <w:rPr>
          <w:snapToGrid w:val="0"/>
          <w:color w:val="auto"/>
          <w:sz w:val="20"/>
          <w:lang w:val="en-GB"/>
          <w14:ligatures w14:val="standardContextual"/>
        </w:rPr>
        <w:t xml:space="preserve"> by 5.0%, while the noise standard deviation varies by a factor of 7.3.</w:t>
      </w:r>
    </w:p>
    <w:p w14:paraId="5F2D5B72" w14:textId="77777777" w:rsidR="00E747BC" w:rsidRPr="00E90903" w:rsidRDefault="00E747BC" w:rsidP="00F236CC">
      <w:pPr>
        <w:pStyle w:val="MDPI22heading2"/>
        <w:spacing w:before="240"/>
        <w:rPr>
          <w:color w:val="auto"/>
          <w:szCs w:val="20"/>
          <w:lang w:val="en-GB"/>
        </w:rPr>
      </w:pPr>
      <w:r w:rsidRPr="00E90903">
        <w:rPr>
          <w:color w:val="auto"/>
          <w:szCs w:val="20"/>
          <w:lang w:val="en-GB"/>
        </w:rPr>
        <w:t>3.8. Which Checks Survive the Move to Measured Data</w:t>
      </w:r>
    </w:p>
    <w:p w14:paraId="6A1A036C"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Three of the four internal identities were run on all seven real-scanner reconstructions (Table 4). The fourth, bridge,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14:paraId="03022C5E" w14:textId="77777777" w:rsidR="00E747BC" w:rsidRPr="00E90903" w:rsidRDefault="00E747BC" w:rsidP="00EE7A23">
      <w:pPr>
        <w:pStyle w:val="a0"/>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t>Table 4.</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Internal identities evaluated on measured ACR phantom data. Three of the four appear here. The two closed-form references cannot: neither the true MTF nor the true NPS of a clinical scanner is known analytically. The fourth identity, bridge, cannot either, because its two routes stop sharing a noise model once the noise is measured rather than specified (Sections 3.8 and 4.6).</w:t>
      </w:r>
    </w:p>
    <w:tbl>
      <w:tblPr>
        <w:tblStyle w:val="Table"/>
        <w:tblW w:w="10465" w:type="dxa"/>
        <w:jc w:val="center"/>
        <w:tblLayout w:type="fixed"/>
        <w:tblCellMar>
          <w:left w:w="0" w:type="dxa"/>
          <w:right w:w="0" w:type="dxa"/>
        </w:tblCellMar>
        <w:tblLook w:val="0020" w:firstRow="1" w:lastRow="0" w:firstColumn="0" w:lastColumn="0" w:noHBand="0" w:noVBand="0"/>
      </w:tblPr>
      <w:tblGrid>
        <w:gridCol w:w="2615"/>
        <w:gridCol w:w="2616"/>
        <w:gridCol w:w="2617"/>
        <w:gridCol w:w="2617"/>
      </w:tblGrid>
      <w:tr w:rsidR="00E747BC" w:rsidRPr="00E90903" w14:paraId="67F592A5" w14:textId="77777777" w:rsidTr="00EE7A23">
        <w:trPr>
          <w:cnfStyle w:val="100000000000" w:firstRow="1" w:lastRow="0" w:firstColumn="0" w:lastColumn="0" w:oddVBand="0" w:evenVBand="0" w:oddHBand="0" w:evenHBand="0" w:firstRowFirstColumn="0" w:firstRowLastColumn="0" w:lastRowFirstColumn="0" w:lastRowLastColumn="0"/>
          <w:tblHeader/>
          <w:jc w:val="center"/>
        </w:trPr>
        <w:tc>
          <w:tcPr>
            <w:tcW w:w="2616" w:type="dxa"/>
            <w:tcBorders>
              <w:top w:val="single" w:sz="8" w:space="0" w:color="auto"/>
              <w:bottom w:val="single" w:sz="4" w:space="0" w:color="auto"/>
            </w:tcBorders>
            <w:vAlign w:val="center"/>
          </w:tcPr>
          <w:p w14:paraId="056CB55E"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Kernel</w:t>
            </w:r>
          </w:p>
        </w:tc>
        <w:tc>
          <w:tcPr>
            <w:tcW w:w="2616" w:type="dxa"/>
            <w:tcBorders>
              <w:top w:val="single" w:sz="8" w:space="0" w:color="auto"/>
              <w:bottom w:val="single" w:sz="4" w:space="0" w:color="auto"/>
            </w:tcBorders>
            <w:vAlign w:val="center"/>
          </w:tcPr>
          <w:p w14:paraId="367698DD"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Parseval Residual</w:t>
            </w:r>
          </w:p>
        </w:tc>
        <w:tc>
          <w:tcPr>
            <w:tcW w:w="2617" w:type="dxa"/>
            <w:tcBorders>
              <w:top w:val="single" w:sz="8" w:space="0" w:color="auto"/>
              <w:bottom w:val="single" w:sz="4" w:space="0" w:color="auto"/>
            </w:tcBorders>
            <w:vAlign w:val="center"/>
          </w:tcPr>
          <w:p w14:paraId="7ED32C37"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NPS Dynamic Range</w:t>
            </w:r>
          </w:p>
        </w:tc>
        <w:tc>
          <w:tcPr>
            <w:tcW w:w="2617" w:type="dxa"/>
            <w:tcBorders>
              <w:top w:val="single" w:sz="8" w:space="0" w:color="auto"/>
              <w:bottom w:val="single" w:sz="4" w:space="0" w:color="auto"/>
            </w:tcBorders>
            <w:vAlign w:val="center"/>
          </w:tcPr>
          <w:p w14:paraId="06543804"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Signal-Area Residual</w:t>
            </w:r>
          </w:p>
        </w:tc>
      </w:tr>
      <w:tr w:rsidR="00E747BC" w:rsidRPr="00E90903" w14:paraId="0730A82C" w14:textId="77777777" w:rsidTr="00EE7A23">
        <w:trPr>
          <w:jc w:val="center"/>
        </w:trPr>
        <w:tc>
          <w:tcPr>
            <w:tcW w:w="2616" w:type="dxa"/>
            <w:tcBorders>
              <w:top w:val="single" w:sz="4" w:space="0" w:color="auto"/>
            </w:tcBorders>
            <w:vAlign w:val="center"/>
          </w:tcPr>
          <w:p w14:paraId="5307AFB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ramp</w:t>
            </w:r>
          </w:p>
        </w:tc>
        <w:tc>
          <w:tcPr>
            <w:tcW w:w="2616" w:type="dxa"/>
            <w:tcBorders>
              <w:top w:val="single" w:sz="4" w:space="0" w:color="auto"/>
            </w:tcBorders>
            <w:vAlign w:val="center"/>
          </w:tcPr>
          <w:p w14:paraId="68EBD46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tcBorders>
              <w:top w:val="single" w:sz="4" w:space="0" w:color="auto"/>
            </w:tcBorders>
            <w:vAlign w:val="center"/>
          </w:tcPr>
          <w:p w14:paraId="3A40F2C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3.1</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3</m:t>
                    </m:r>
                  </m:sup>
                </m:sSup>
              </m:oMath>
            </m:oMathPara>
          </w:p>
        </w:tc>
        <w:tc>
          <w:tcPr>
            <w:tcW w:w="2617" w:type="dxa"/>
            <w:tcBorders>
              <w:top w:val="single" w:sz="4" w:space="0" w:color="auto"/>
            </w:tcBorders>
            <w:vAlign w:val="center"/>
          </w:tcPr>
          <w:p w14:paraId="68AE70F7"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5E5104F5" w14:textId="77777777" w:rsidTr="00EE7A23">
        <w:trPr>
          <w:jc w:val="center"/>
        </w:trPr>
        <w:tc>
          <w:tcPr>
            <w:tcW w:w="2616" w:type="dxa"/>
            <w:vAlign w:val="center"/>
          </w:tcPr>
          <w:p w14:paraId="70B05DCC"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1.00</w:t>
            </w:r>
          </w:p>
        </w:tc>
        <w:tc>
          <w:tcPr>
            <w:tcW w:w="2616" w:type="dxa"/>
            <w:vAlign w:val="center"/>
          </w:tcPr>
          <w:p w14:paraId="390B55B1"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02E3477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1.6</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4</m:t>
                    </m:r>
                  </m:sup>
                </m:sSup>
              </m:oMath>
            </m:oMathPara>
          </w:p>
        </w:tc>
        <w:tc>
          <w:tcPr>
            <w:tcW w:w="2617" w:type="dxa"/>
            <w:vAlign w:val="center"/>
          </w:tcPr>
          <w:p w14:paraId="643848E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21B5A52F" w14:textId="77777777" w:rsidTr="00EE7A23">
        <w:trPr>
          <w:jc w:val="center"/>
        </w:trPr>
        <w:tc>
          <w:tcPr>
            <w:tcW w:w="2616" w:type="dxa"/>
            <w:vAlign w:val="center"/>
          </w:tcPr>
          <w:p w14:paraId="6538095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0.80</w:t>
            </w:r>
          </w:p>
        </w:tc>
        <w:tc>
          <w:tcPr>
            <w:tcW w:w="2616" w:type="dxa"/>
            <w:vAlign w:val="center"/>
          </w:tcPr>
          <w:p w14:paraId="31CB1C6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580CA3E8"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2.9</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4</m:t>
                    </m:r>
                  </m:sup>
                </m:sSup>
              </m:oMath>
            </m:oMathPara>
          </w:p>
        </w:tc>
        <w:tc>
          <w:tcPr>
            <w:tcW w:w="2617" w:type="dxa"/>
            <w:vAlign w:val="center"/>
          </w:tcPr>
          <w:p w14:paraId="77F8DFF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3AC5B60A" w14:textId="77777777" w:rsidTr="00EE7A23">
        <w:trPr>
          <w:jc w:val="center"/>
        </w:trPr>
        <w:tc>
          <w:tcPr>
            <w:tcW w:w="2616" w:type="dxa"/>
            <w:vAlign w:val="center"/>
          </w:tcPr>
          <w:p w14:paraId="508EBF6F"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0.60</w:t>
            </w:r>
          </w:p>
        </w:tc>
        <w:tc>
          <w:tcPr>
            <w:tcW w:w="2616" w:type="dxa"/>
            <w:vAlign w:val="center"/>
          </w:tcPr>
          <w:p w14:paraId="0F52EA7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7AFA2C6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1.0</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6A863C57"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07DA1951" w14:textId="77777777" w:rsidTr="00EE7A23">
        <w:trPr>
          <w:jc w:val="center"/>
        </w:trPr>
        <w:tc>
          <w:tcPr>
            <w:tcW w:w="2616" w:type="dxa"/>
            <w:vAlign w:val="center"/>
          </w:tcPr>
          <w:p w14:paraId="4DE56EB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0.45</w:t>
            </w:r>
          </w:p>
        </w:tc>
        <w:tc>
          <w:tcPr>
            <w:tcW w:w="2616" w:type="dxa"/>
            <w:vAlign w:val="center"/>
          </w:tcPr>
          <w:p w14:paraId="75D4DDC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024C4AAD"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2.9</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43D9713D"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33801529" w14:textId="77777777" w:rsidTr="00EE7A23">
        <w:trPr>
          <w:jc w:val="center"/>
        </w:trPr>
        <w:tc>
          <w:tcPr>
            <w:tcW w:w="2616" w:type="dxa"/>
            <w:vAlign w:val="center"/>
          </w:tcPr>
          <w:p w14:paraId="5509EEF9"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0.35</w:t>
            </w:r>
          </w:p>
        </w:tc>
        <w:tc>
          <w:tcPr>
            <w:tcW w:w="2616" w:type="dxa"/>
            <w:vAlign w:val="center"/>
          </w:tcPr>
          <w:p w14:paraId="7921A949"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1B6845C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6.6</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0A49279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4B91EC45" w14:textId="77777777" w:rsidTr="00EE7A23">
        <w:trPr>
          <w:jc w:val="center"/>
        </w:trPr>
        <w:tc>
          <w:tcPr>
            <w:tcW w:w="2616" w:type="dxa"/>
            <w:tcBorders>
              <w:bottom w:val="single" w:sz="8" w:space="0" w:color="auto"/>
            </w:tcBorders>
            <w:vAlign w:val="center"/>
          </w:tcPr>
          <w:p w14:paraId="53B888CE"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0.25</w:t>
            </w:r>
          </w:p>
        </w:tc>
        <w:tc>
          <w:tcPr>
            <w:tcW w:w="2616" w:type="dxa"/>
            <w:tcBorders>
              <w:bottom w:val="single" w:sz="8" w:space="0" w:color="auto"/>
            </w:tcBorders>
            <w:vAlign w:val="center"/>
          </w:tcPr>
          <w:p w14:paraId="6965288A"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tcBorders>
              <w:bottom w:val="single" w:sz="8" w:space="0" w:color="auto"/>
            </w:tcBorders>
            <w:vAlign w:val="center"/>
          </w:tcPr>
          <w:p w14:paraId="68D130F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m:rPr>
                    <m:sty m:val="b"/>
                  </m:rPr>
                  <w:rPr>
                    <w:rFonts w:ascii="Cambria Math" w:hAnsi="Cambria Math"/>
                    <w:sz w:val="20"/>
                    <w:szCs w:val="20"/>
                    <w:lang w:val="en-GB"/>
                  </w:rPr>
                  <m:t>9.9×</m:t>
                </m:r>
                <m:sSup>
                  <m:sSupPr>
                    <m:ctrlPr>
                      <w:rPr>
                        <w:rFonts w:ascii="Cambria Math" w:hAnsi="Cambria Math"/>
                        <w:sz w:val="20"/>
                        <w:szCs w:val="20"/>
                        <w:lang w:val="en-GB"/>
                      </w:rPr>
                    </m:ctrlPr>
                  </m:sSupPr>
                  <m:e>
                    <m:r>
                      <m:rPr>
                        <m:sty m:val="b"/>
                      </m:rPr>
                      <w:rPr>
                        <w:rFonts w:ascii="Cambria Math" w:hAnsi="Cambria Math"/>
                        <w:sz w:val="20"/>
                        <w:szCs w:val="20"/>
                        <w:lang w:val="en-GB"/>
                      </w:rPr>
                      <m:t>10</m:t>
                    </m:r>
                  </m:e>
                  <m:sup>
                    <m:r>
                      <m:rPr>
                        <m:sty m:val="b"/>
                      </m:rPr>
                      <w:rPr>
                        <w:rFonts w:ascii="Cambria Math" w:hAnsi="Cambria Math"/>
                        <w:sz w:val="20"/>
                        <w:szCs w:val="20"/>
                        <w:lang w:val="en-GB"/>
                      </w:rPr>
                      <m:t>5</m:t>
                    </m:r>
                  </m:sup>
                </m:sSup>
              </m:oMath>
            </m:oMathPara>
          </w:p>
        </w:tc>
        <w:tc>
          <w:tcPr>
            <w:tcW w:w="2617" w:type="dxa"/>
            <w:tcBorders>
              <w:bottom w:val="single" w:sz="8" w:space="0" w:color="auto"/>
            </w:tcBorders>
            <w:vAlign w:val="center"/>
          </w:tcPr>
          <w:p w14:paraId="3C4F5C3A"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bl>
    <w:p w14:paraId="3821ECAE" w14:textId="77777777" w:rsidR="00E747BC" w:rsidRPr="00E90903" w:rsidRDefault="00E747BC" w:rsidP="00EE7A23">
      <w:pPr>
        <w:pStyle w:val="a0"/>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Three things follow, and the third was not anticipated.</w:t>
      </w:r>
    </w:p>
    <w:p w14:paraId="0881B258" w14:textId="11579B5B"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Parseval survives intact.</w:t>
      </w:r>
      <w:r w:rsidRPr="00E90903">
        <w:rPr>
          <w:snapToGrid w:val="0"/>
          <w:color w:val="auto"/>
          <w:sz w:val="20"/>
          <w:lang w:val="en-GB"/>
          <w14:ligatures w14:val="standardContextual"/>
        </w:rPr>
        <w:t xml:space="preserve"> The identity holds to </w:t>
      </w:r>
      <m:oMath>
        <m:r>
          <w:rPr>
            <w:rFonts w:ascii="Cambria Math" w:hAnsi="Cambria Math"/>
            <w:color w:val="auto"/>
            <w:sz w:val="20"/>
            <w:lang w:val="en-GB"/>
          </w:rPr>
          <m:t>4.4</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16</m:t>
            </m:r>
          </m:sup>
        </m:sSup>
      </m:oMath>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machine precision</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on measured projections, exactly as on synthetic data. This is the property that makes internal identities worth having: nothing about the transition from a generated phantom to a physical one weakens them because they never depended on knowing the answer.</w:t>
      </w:r>
    </w:p>
    <w:p w14:paraId="72A3995B" w14:textId="68EF9F50"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Tolerances do not survive intact.</w:t>
      </w:r>
      <w:r w:rsidRPr="00E90903">
        <w:rPr>
          <w:snapToGrid w:val="0"/>
          <w:color w:val="auto"/>
          <w:sz w:val="20"/>
          <w:lang w:val="en-GB"/>
          <w14:ligatures w14:val="standardContextual"/>
        </w:rPr>
        <w:t xml:space="preserve"> The signal-area residual is </w:t>
      </w:r>
      <m:oMath>
        <m:r>
          <w:rPr>
            <w:rFonts w:ascii="Cambria Math" w:hAnsi="Cambria Math"/>
            <w:color w:val="auto"/>
            <w:sz w:val="20"/>
            <w:lang w:val="en-GB"/>
          </w:rPr>
          <m:t>4.7</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3</m:t>
            </m:r>
          </m:sup>
        </m:sSup>
      </m:oMath>
      <w:r w:rsidRPr="00E90903">
        <w:rPr>
          <w:snapToGrid w:val="0"/>
          <w:color w:val="auto"/>
          <w:sz w:val="20"/>
          <w:lang w:val="en-GB"/>
          <w14:ligatures w14:val="standardContextual"/>
        </w:rPr>
        <w:t xml:space="preserve"> throughout, four orders of magnitude above the </w:t>
      </w:r>
      <m:oMath>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that the same identity achieves on synthetic data, and constant across every kernel</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which identifies its source as the discretisation of the </w:t>
      </w:r>
      <w:r w:rsidR="00C64FEA" w:rsidRPr="00E90903">
        <w:rPr>
          <w:snapToGrid w:val="0"/>
          <w:color w:val="auto"/>
          <w:sz w:val="20"/>
          <w:u w:color="EEB1D5"/>
          <w:lang w:val="en-GB"/>
          <w14:ligatures w14:val="standardContextual"/>
        </w:rPr>
        <w:t>disc</w:t>
      </w:r>
      <w:r w:rsidRPr="00E90903">
        <w:rPr>
          <w:snapToGrid w:val="0"/>
          <w:color w:val="auto"/>
          <w:sz w:val="20"/>
          <w:lang w:val="en-GB"/>
          <w14:ligatures w14:val="standardContextual"/>
        </w:rPr>
        <w:t xml:space="preserve"> rather than anything the reconstruction does. An identity transfers to measured data; the tolerance it should be held to does not, and </w:t>
      </w:r>
      <w:r w:rsidR="00C1760E" w:rsidRPr="00E90903">
        <w:rPr>
          <w:snapToGrid w:val="0"/>
          <w:color w:val="auto"/>
          <w:sz w:val="20"/>
          <w:lang w:val="en-GB"/>
          <w14:ligatures w14:val="standardContextual"/>
        </w:rPr>
        <w:t xml:space="preserve">it </w:t>
      </w:r>
      <w:r w:rsidRPr="00E90903">
        <w:rPr>
          <w:snapToGrid w:val="0"/>
          <w:color w:val="auto"/>
          <w:sz w:val="20"/>
          <w:lang w:val="en-GB"/>
          <w14:ligatures w14:val="standardContextual"/>
        </w:rPr>
        <w:t>must be re-derived from the discretisation actually in use.</w:t>
      </w:r>
    </w:p>
    <w:p w14:paraId="093F2B87" w14:textId="74AD775F"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A clinically ordinary reconstruction comes within 0.6% of tripping the guard.</w:t>
      </w:r>
      <w:r w:rsidRPr="00E90903">
        <w:rPr>
          <w:snapToGrid w:val="0"/>
          <w:color w:val="auto"/>
          <w:sz w:val="20"/>
          <w:lang w:val="en-GB"/>
          <w14:ligatures w14:val="standardContextual"/>
        </w:rPr>
        <w:t xml:space="preserve"> The NPS dynamic range rises monotonically with apodisation, from </w:t>
      </w:r>
      <m:oMath>
        <m:r>
          <w:rPr>
            <w:rFonts w:ascii="Cambria Math" w:hAnsi="Cambria Math"/>
            <w:color w:val="auto"/>
            <w:sz w:val="20"/>
            <w:lang w:val="en-GB"/>
          </w:rPr>
          <m:t>3.1</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3</m:t>
            </m:r>
          </m:sup>
        </m:sSup>
      </m:oMath>
      <w:r w:rsidRPr="00E90903">
        <w:rPr>
          <w:snapToGrid w:val="0"/>
          <w:color w:val="auto"/>
          <w:sz w:val="20"/>
          <w:lang w:val="en-GB"/>
          <w14:ligatures w14:val="standardContextual"/>
        </w:rPr>
        <w:t xml:space="preserve"> at a bare ramp to </w:t>
      </w:r>
      <m:oMath>
        <m:r>
          <w:rPr>
            <w:rFonts w:ascii="Cambria Math" w:hAnsi="Cambria Math"/>
            <w:color w:val="auto"/>
            <w:sz w:val="20"/>
            <w:lang w:val="en-GB"/>
          </w:rPr>
          <m:t>9.9</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5</m:t>
            </m:r>
          </m:sup>
        </m:sSup>
      </m:oMath>
      <w:r w:rsidRPr="00E90903">
        <w:rPr>
          <w:snapToGrid w:val="0"/>
          <w:color w:val="auto"/>
          <w:sz w:val="20"/>
          <w:lang w:val="en-GB"/>
          <w14:ligatures w14:val="standardContextual"/>
        </w:rPr>
        <w:t xml:space="preserve"> at Hann 0.25</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against the </w:t>
      </w:r>
      <m:oMath>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6</m:t>
            </m:r>
          </m:sup>
        </m:sSup>
      </m:oMath>
      <w:r w:rsidRPr="00E90903">
        <w:rPr>
          <w:snapToGrid w:val="0"/>
          <w:color w:val="auto"/>
          <w:sz w:val="20"/>
          <w:lang w:val="en-GB"/>
          <w14:ligatures w14:val="standardContextual"/>
        </w:rPr>
        <w:t xml:space="preserve"> 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29</m:t>
            </m:r>
          </m:sup>
        </m:sSup>
      </m:oMath>
      <w:r w:rsidRPr="00E90903">
        <w:rPr>
          <w:snapToGrid w:val="0"/>
          <w:color w:val="auto"/>
          <w:sz w:val="20"/>
          <w:lang w:val="en-GB"/>
          <w14:ligatures w14:val="standardContextual"/>
        </w:rPr>
        <w:t xml:space="preserve"> failure mode of Section 1.1 is therefore not comfortable, and it narrows in exactly the direction that low-dose protocols push reconstruction. This is a guard that will fire in practice, and an implementation without one will instead return a number.</w:t>
      </w:r>
    </w:p>
    <w:p w14:paraId="57758A12" w14:textId="77777777" w:rsidR="00E747BC" w:rsidRPr="00E90903" w:rsidRDefault="00E747BC" w:rsidP="00011508">
      <w:pPr>
        <w:pStyle w:val="MDPI21heading1"/>
        <w:rPr>
          <w:color w:val="auto"/>
          <w:szCs w:val="24"/>
          <w:lang w:val="en-GB"/>
        </w:rPr>
      </w:pPr>
      <w:r w:rsidRPr="00E90903">
        <w:rPr>
          <w:color w:val="auto"/>
          <w:szCs w:val="24"/>
          <w:lang w:val="en-GB"/>
        </w:rPr>
        <w:t>4. Discussion</w:t>
      </w:r>
    </w:p>
    <w:p w14:paraId="533EBEF0" w14:textId="42331E86" w:rsidR="00E747BC" w:rsidRPr="00E90903" w:rsidRDefault="00E747BC" w:rsidP="00011508">
      <w:pPr>
        <w:pStyle w:val="MDPI22heading2"/>
        <w:rPr>
          <w:color w:val="auto"/>
          <w:szCs w:val="20"/>
          <w:lang w:val="en-GB"/>
        </w:rPr>
      </w:pPr>
      <w:r w:rsidRPr="00E90903">
        <w:rPr>
          <w:color w:val="auto"/>
          <w:szCs w:val="20"/>
          <w:lang w:val="en-GB"/>
        </w:rPr>
        <w:t xml:space="preserve">4.1. What </w:t>
      </w:r>
      <w:r w:rsidR="009C78B9" w:rsidRPr="00E90903">
        <w:rPr>
          <w:color w:val="auto"/>
          <w:szCs w:val="20"/>
          <w:lang w:val="en-GB"/>
        </w:rPr>
        <w:t xml:space="preserve">This </w:t>
      </w:r>
      <w:r w:rsidRPr="00E90903">
        <w:rPr>
          <w:color w:val="auto"/>
          <w:szCs w:val="20"/>
          <w:lang w:val="en-GB"/>
        </w:rPr>
        <w:t>Implies for Reported Studies</w:t>
      </w:r>
    </w:p>
    <w:p w14:paraId="292FD455" w14:textId="660D68DC"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fixed seed, a pinned environment, a stored expected output, code released on request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14:paraId="2AF17DDF" w14:textId="2BA15285"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We do not claim that published detectability values are commonly wrong; we have not surveyed them</w:t>
      </w:r>
      <w:r w:rsidR="00944A2C"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and this study cannot support such a claim. What it does support is narrower and still uncomfortable: for six defects of a kind that occur in practice, the standard apparatus provides zero detection power, and the errors they produce in a reported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xml:space="preserve"> reach 90%.</w:t>
      </w:r>
    </w:p>
    <w:p w14:paraId="0D76A84F" w14:textId="77777777" w:rsidR="00E747BC" w:rsidRPr="00E90903" w:rsidRDefault="00E747BC" w:rsidP="00F236CC">
      <w:pPr>
        <w:pStyle w:val="MDPI22heading2"/>
        <w:spacing w:before="240"/>
        <w:rPr>
          <w:color w:val="auto"/>
          <w:szCs w:val="20"/>
          <w:lang w:val="en-GB"/>
        </w:rPr>
      </w:pPr>
      <w:r w:rsidRPr="00E90903">
        <w:rPr>
          <w:color w:val="auto"/>
          <w:szCs w:val="20"/>
          <w:lang w:val="en-GB"/>
        </w:rPr>
        <w:t>4.2. A Checklist</w:t>
      </w:r>
    </w:p>
    <w:p w14:paraId="1C239F71"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Six checks, in two families. Nothing else in this list is a check.</w:t>
      </w:r>
    </w:p>
    <w:p w14:paraId="1DA86322" w14:textId="66FB35CF" w:rsidR="00E747BC" w:rsidRPr="00E90903" w:rsidRDefault="00E747BC" w:rsidP="00EE7A23">
      <w:pPr>
        <w:adjustRightInd w:val="0"/>
        <w:snapToGrid w:val="0"/>
        <w:ind w:left="2608" w:firstLine="425"/>
        <w:rPr>
          <w:snapToGrid w:val="0"/>
          <w:lang w:val="en-GB"/>
          <w14:ligatures w14:val="standardContextual"/>
        </w:rPr>
      </w:pPr>
      <w:r w:rsidRPr="00E90903">
        <w:rPr>
          <w:b/>
          <w:bCs/>
          <w:snapToGrid w:val="0"/>
          <w:lang w:val="en-GB"/>
          <w14:ligatures w14:val="standardContextual"/>
        </w:rPr>
        <w:t>Family A</w:t>
      </w:r>
      <w:r w:rsidR="00637206" w:rsidRPr="00E90903">
        <w:rPr>
          <w:b/>
          <w:bCs/>
          <w:snapToGrid w:val="0"/>
          <w:lang w:val="en-GB"/>
          <w14:ligatures w14:val="standardContextual"/>
        </w:rPr>
        <w:t>—</w:t>
      </w:r>
      <w:r w:rsidRPr="00E90903">
        <w:rPr>
          <w:b/>
          <w:bCs/>
          <w:snapToGrid w:val="0"/>
          <w:lang w:val="en-GB"/>
          <w14:ligatures w14:val="standardContextual"/>
        </w:rPr>
        <w:t>the four internal identities.</w:t>
      </w:r>
      <w:r w:rsidRPr="00E90903">
        <w:rPr>
          <w:snapToGrid w:val="0"/>
          <w:lang w:val="en-GB"/>
          <w14:ligatures w14:val="standardContextual"/>
        </w:rPr>
        <w:t xml:space="preserve"> Cheap, needing no phantom, and assertable inside any implementation of this chain:</w:t>
      </w:r>
    </w:p>
    <w:p w14:paraId="5FEFC1DA" w14:textId="77777777" w:rsidR="00E747BC" w:rsidRPr="00E90903" w:rsidRDefault="00E747BC" w:rsidP="00EE7A23">
      <w:pPr>
        <w:pStyle w:val="MDPI37itemize"/>
        <w:numPr>
          <w:ilvl w:val="0"/>
          <w:numId w:val="0"/>
        </w:numPr>
        <w:spacing w:before="60"/>
        <w:ind w:left="2608"/>
        <w:rPr>
          <w:szCs w:val="20"/>
          <w:lang w:val="en-GB"/>
        </w:rPr>
      </w:pPr>
      <w:r w:rsidRPr="00E90903">
        <w:rPr>
          <w:b/>
          <w:bCs/>
          <w:szCs w:val="20"/>
          <w:lang w:val="en-GB"/>
        </w:rPr>
        <w:t>A1.</w:t>
      </w:r>
      <w:r w:rsidRPr="00E90903">
        <w:rPr>
          <w:szCs w:val="20"/>
          <w:lang w:val="en-GB"/>
        </w:rPr>
        <w:t xml:space="preserve"> </w:t>
      </w:r>
      <m:oMath>
        <m:r>
          <m:rPr>
            <m:sty m:val="p"/>
          </m:rPr>
          <w:rPr>
            <w:rFonts w:ascii="Cambria Math" w:hAnsi="Cambria Math"/>
            <w:color w:val="auto"/>
            <w:szCs w:val="20"/>
            <w:lang w:val="en-GB"/>
          </w:rPr>
          <m:t>∫NPS(</m:t>
        </m:r>
        <m:r>
          <w:rPr>
            <w:rFonts w:ascii="Cambria Math" w:hAnsi="Cambria Math"/>
            <w:color w:val="auto"/>
            <w:szCs w:val="20"/>
            <w:lang w:val="en-GB"/>
          </w:rPr>
          <m:t>f</m:t>
        </m:r>
        <m:r>
          <m:rPr>
            <m:sty m:val="p"/>
          </m:rPr>
          <w:rPr>
            <w:rFonts w:ascii="Cambria Math" w:hAnsi="Cambria Math"/>
            <w:color w:val="auto"/>
            <w:szCs w:val="20"/>
            <w:lang w:val="en-GB"/>
          </w:rPr>
          <m:t>)</m:t>
        </m:r>
        <m:r>
          <w:rPr>
            <w:rFonts w:ascii="Cambria Math" w:hAnsi="Cambria Math"/>
            <w:color w:val="auto"/>
            <w:szCs w:val="20"/>
            <w:lang w:val="en-GB"/>
          </w:rPr>
          <m:t> df</m:t>
        </m:r>
      </m:oMath>
      <w:r w:rsidRPr="00E90903">
        <w:rPr>
          <w:szCs w:val="20"/>
          <w:lang w:val="en-GB"/>
        </w:rPr>
        <w:t xml:space="preserve"> equals the pixel variance of the data the NPS was estimated from, to floating-point tolerance.</w:t>
      </w:r>
    </w:p>
    <w:p w14:paraId="0BECB25F" w14:textId="77777777" w:rsidR="00E747BC" w:rsidRPr="00E90903" w:rsidRDefault="00E747BC" w:rsidP="00EE7A23">
      <w:pPr>
        <w:pStyle w:val="MDPI37itemize"/>
        <w:numPr>
          <w:ilvl w:val="0"/>
          <w:numId w:val="0"/>
        </w:numPr>
        <w:ind w:left="2608"/>
        <w:rPr>
          <w:szCs w:val="20"/>
          <w:lang w:val="en-GB"/>
        </w:rPr>
      </w:pPr>
      <w:r w:rsidRPr="00E90903">
        <w:rPr>
          <w:b/>
          <w:bCs/>
          <w:szCs w:val="20"/>
          <w:lang w:val="en-GB"/>
        </w:rPr>
        <w:t>A2.</w:t>
      </w:r>
      <w:r w:rsidRPr="00E90903">
        <w:rPr>
          <w:szCs w:val="20"/>
          <w:lang w:val="en-GB"/>
        </w:rPr>
        <w:t xml:space="preserve"> Ideal-observer </w:t>
      </w:r>
      <m:oMath>
        <m:sSup>
          <m:sSupPr>
            <m:ctrlPr>
              <w:rPr>
                <w:rFonts w:ascii="Cambria Math" w:hAnsi="Cambria Math"/>
                <w:color w:val="auto"/>
                <w:szCs w:val="20"/>
                <w:lang w:val="en-GB"/>
              </w:rPr>
            </m:ctrlPr>
          </m:sSupPr>
          <m:e>
            <m:r>
              <w:rPr>
                <w:rFonts w:ascii="Cambria Math" w:hAnsi="Cambria Math"/>
                <w:color w:val="auto"/>
                <w:szCs w:val="20"/>
                <w:lang w:val="en-GB"/>
              </w:rPr>
              <m:t>d</m:t>
            </m:r>
          </m:e>
          <m:sup>
            <m:r>
              <m:rPr>
                <m:sty m:val="p"/>
              </m:rPr>
              <w:rPr>
                <w:rFonts w:ascii="Cambria Math" w:hAnsi="Cambria Math"/>
                <w:color w:val="auto"/>
                <w:szCs w:val="20"/>
                <w:lang w:val="en-GB"/>
              </w:rPr>
              <m:t>'</m:t>
            </m:r>
          </m:sup>
        </m:sSup>
      </m:oMath>
      <w:r w:rsidRPr="00E90903">
        <w:rPr>
          <w:szCs w:val="20"/>
          <w:lang w:val="en-GB"/>
        </w:rPr>
        <w:t xml:space="preserve"> computed through NEQ equals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computed by the prewhitening observer, when both use the same noise model.</w:t>
      </w:r>
    </w:p>
    <w:p w14:paraId="1283A8C0" w14:textId="77777777" w:rsidR="00E747BC" w:rsidRPr="00E90903" w:rsidRDefault="00E747BC" w:rsidP="00EE7A23">
      <w:pPr>
        <w:pStyle w:val="MDPI37itemize"/>
        <w:numPr>
          <w:ilvl w:val="0"/>
          <w:numId w:val="0"/>
        </w:numPr>
        <w:ind w:left="2608"/>
        <w:rPr>
          <w:szCs w:val="20"/>
          <w:lang w:val="en-GB"/>
        </w:rPr>
      </w:pPr>
      <w:r w:rsidRPr="00E90903">
        <w:rPr>
          <w:b/>
          <w:bCs/>
          <w:szCs w:val="20"/>
          <w:lang w:val="en-GB"/>
        </w:rPr>
        <w:t>A3.</w:t>
      </w:r>
      <w:r w:rsidRPr="00E90903">
        <w:rPr>
          <w:szCs w:val="20"/>
          <w:lang w:val="en-GB"/>
        </w:rPr>
        <w:t xml:space="preserve"> The integral of a blurred signal equals the integral of the unblurred signal.</w:t>
      </w:r>
    </w:p>
    <w:p w14:paraId="5FED971A" w14:textId="77777777" w:rsidR="00E747BC" w:rsidRPr="00E90903" w:rsidRDefault="00E747BC" w:rsidP="00EE7A23">
      <w:pPr>
        <w:pStyle w:val="MDPI37itemize"/>
        <w:numPr>
          <w:ilvl w:val="0"/>
          <w:numId w:val="0"/>
        </w:numPr>
        <w:spacing w:after="60"/>
        <w:ind w:left="2608"/>
        <w:rPr>
          <w:szCs w:val="20"/>
          <w:lang w:val="en-GB"/>
        </w:rPr>
      </w:pPr>
      <w:r w:rsidRPr="00E90903">
        <w:rPr>
          <w:b/>
          <w:bCs/>
          <w:szCs w:val="20"/>
          <w:lang w:val="en-GB"/>
        </w:rPr>
        <w:t>A4.</w:t>
      </w:r>
      <w:r w:rsidRPr="00E90903">
        <w:rPr>
          <w:szCs w:val="20"/>
          <w:lang w:val="en-GB"/>
        </w:rPr>
        <w:t xml:space="preserve"> The NPS dynamic range, excluding DC, stays within the range where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xml:space="preserve"> is meaningful; a prewhitening observer should refuse rather than return a number when it does not. Section 3.8 shows this is not a theoretical precaution: strong apodisation on a real scanner approaches the threshold closely enough that the check decides real cases.</w:t>
      </w:r>
    </w:p>
    <w:p w14:paraId="38CAB9FB" w14:textId="5ED1139D" w:rsidR="00E747BC" w:rsidRPr="00E90903" w:rsidRDefault="00E747BC" w:rsidP="00EE7A23">
      <w:pPr>
        <w:adjustRightInd w:val="0"/>
        <w:snapToGrid w:val="0"/>
        <w:ind w:left="2608" w:firstLine="425"/>
        <w:rPr>
          <w:snapToGrid w:val="0"/>
          <w:lang w:val="en-GB"/>
          <w14:ligatures w14:val="standardContextual"/>
        </w:rPr>
      </w:pPr>
      <w:r w:rsidRPr="00E90903">
        <w:rPr>
          <w:b/>
          <w:bCs/>
          <w:snapToGrid w:val="0"/>
          <w:lang w:val="en-GB"/>
          <w14:ligatures w14:val="standardContextual"/>
        </w:rPr>
        <w:t>Family B</w:t>
      </w:r>
      <w:r w:rsidR="00637206" w:rsidRPr="00E90903">
        <w:rPr>
          <w:b/>
          <w:bCs/>
          <w:snapToGrid w:val="0"/>
          <w:lang w:val="en-GB"/>
          <w14:ligatures w14:val="standardContextual"/>
        </w:rPr>
        <w:t>—</w:t>
      </w:r>
      <w:r w:rsidRPr="00E90903">
        <w:rPr>
          <w:b/>
          <w:bCs/>
          <w:snapToGrid w:val="0"/>
          <w:lang w:val="en-GB"/>
          <w14:ligatures w14:val="standardContextual"/>
        </w:rPr>
        <w:t>the two closed-form references.</w:t>
      </w:r>
      <w:r w:rsidRPr="00E90903">
        <w:rPr>
          <w:snapToGrid w:val="0"/>
          <w:lang w:val="en-GB"/>
          <w14:ligatures w14:val="standardContextual"/>
        </w:rPr>
        <w:t xml:space="preserve"> These require a phantom, and catch what the identities cannot:</w:t>
      </w:r>
    </w:p>
    <w:p w14:paraId="544D9D7C" w14:textId="77777777" w:rsidR="00E747BC" w:rsidRPr="00E90903" w:rsidRDefault="00E747BC" w:rsidP="00EE7A23">
      <w:pPr>
        <w:pStyle w:val="MDPI37itemize"/>
        <w:numPr>
          <w:ilvl w:val="0"/>
          <w:numId w:val="0"/>
        </w:numPr>
        <w:spacing w:before="60"/>
        <w:ind w:left="2608"/>
        <w:rPr>
          <w:szCs w:val="20"/>
          <w:lang w:val="en-GB"/>
        </w:rPr>
      </w:pPr>
      <w:r w:rsidRPr="00E90903">
        <w:rPr>
          <w:b/>
          <w:bCs/>
          <w:szCs w:val="20"/>
          <w:lang w:val="en-GB"/>
        </w:rPr>
        <w:t>B1.</w:t>
      </w:r>
      <w:r w:rsidRPr="00E90903">
        <w:rPr>
          <w:szCs w:val="20"/>
          <w:lang w:val="en-GB"/>
        </w:rPr>
        <w:t xml:space="preserve"> The presampled MTF of an analytically blurred edge equals </w:t>
      </w:r>
      <m:oMath>
        <m:r>
          <m:rPr>
            <m:sty m:val="p"/>
          </m:rPr>
          <w:rPr>
            <w:rFonts w:ascii="Cambria Math" w:hAnsi="Cambria Math"/>
            <w:color w:val="auto"/>
            <w:szCs w:val="20"/>
            <w:lang w:val="en-GB"/>
          </w:rPr>
          <m:t>exp(-</m:t>
        </m:r>
        <m:r>
          <w:rPr>
            <w:rFonts w:ascii="Cambria Math" w:hAnsi="Cambria Math"/>
            <w:color w:val="auto"/>
            <w:szCs w:val="20"/>
            <w:lang w:val="en-GB"/>
          </w:rPr>
          <m:t>2</m:t>
        </m:r>
        <m:sSup>
          <m:sSupPr>
            <m:ctrlPr>
              <w:rPr>
                <w:rFonts w:ascii="Cambria Math" w:hAnsi="Cambria Math"/>
                <w:color w:val="auto"/>
                <w:szCs w:val="20"/>
                <w:lang w:val="en-GB"/>
              </w:rPr>
            </m:ctrlPr>
          </m:sSupPr>
          <m:e>
            <m:r>
              <w:rPr>
                <w:rFonts w:ascii="Cambria Math" w:hAnsi="Cambria Math"/>
                <w:color w:val="auto"/>
                <w:szCs w:val="20"/>
                <w:lang w:val="en-GB"/>
              </w:rPr>
              <m:t>π</m:t>
            </m:r>
          </m:e>
          <m:sup>
            <m:r>
              <w:rPr>
                <w:rFonts w:ascii="Cambria Math" w:hAnsi="Cambria Math"/>
                <w:color w:val="auto"/>
                <w:szCs w:val="20"/>
                <w:lang w:val="en-GB"/>
              </w:rPr>
              <m:t>2</m:t>
            </m:r>
          </m:sup>
        </m:sSup>
        <m:sSup>
          <m:sSupPr>
            <m:ctrlPr>
              <w:rPr>
                <w:rFonts w:ascii="Cambria Math" w:hAnsi="Cambria Math"/>
                <w:color w:val="auto"/>
                <w:szCs w:val="20"/>
                <w:lang w:val="en-GB"/>
              </w:rPr>
            </m:ctrlPr>
          </m:sSupPr>
          <m:e>
            <m:r>
              <w:rPr>
                <w:rFonts w:ascii="Cambria Math" w:hAnsi="Cambria Math"/>
                <w:color w:val="auto"/>
                <w:szCs w:val="20"/>
                <w:lang w:val="en-GB"/>
              </w:rPr>
              <m:t>σ</m:t>
            </m:r>
          </m:e>
          <m:sup>
            <m:r>
              <w:rPr>
                <w:rFonts w:ascii="Cambria Math" w:hAnsi="Cambria Math"/>
                <w:color w:val="auto"/>
                <w:szCs w:val="20"/>
                <w:lang w:val="en-GB"/>
              </w:rPr>
              <m:t>2</m:t>
            </m:r>
          </m:sup>
        </m:sSup>
        <m:sSup>
          <m:sSupPr>
            <m:ctrlPr>
              <w:rPr>
                <w:rFonts w:ascii="Cambria Math" w:hAnsi="Cambria Math"/>
                <w:color w:val="auto"/>
                <w:szCs w:val="20"/>
                <w:lang w:val="en-GB"/>
              </w:rPr>
            </m:ctrlPr>
          </m:sSupPr>
          <m:e>
            <m:r>
              <w:rPr>
                <w:rFonts w:ascii="Cambria Math" w:hAnsi="Cambria Math"/>
                <w:color w:val="auto"/>
                <w:szCs w:val="20"/>
                <w:lang w:val="en-GB"/>
              </w:rPr>
              <m:t>f</m:t>
            </m:r>
          </m:e>
          <m:sup>
            <m:r>
              <w:rPr>
                <w:rFonts w:ascii="Cambria Math" w:hAnsi="Cambria Math"/>
                <w:color w:val="auto"/>
                <w:szCs w:val="20"/>
                <w:lang w:val="en-GB"/>
              </w:rPr>
              <m:t>2</m:t>
            </m:r>
          </m:sup>
        </m:sSup>
        <m:r>
          <m:rPr>
            <m:sty m:val="p"/>
          </m:rPr>
          <w:rPr>
            <w:rFonts w:ascii="Cambria Math" w:hAnsi="Cambria Math"/>
            <w:color w:val="auto"/>
            <w:szCs w:val="20"/>
            <w:lang w:val="en-GB"/>
          </w:rPr>
          <m:t>)</m:t>
        </m:r>
      </m:oMath>
      <w:r w:rsidRPr="00E90903">
        <w:rPr>
          <w:szCs w:val="20"/>
          <w:lang w:val="en-GB"/>
        </w:rPr>
        <w:t>.</w:t>
      </w:r>
    </w:p>
    <w:p w14:paraId="409F8CF1" w14:textId="77777777" w:rsidR="00E747BC" w:rsidRPr="00E90903" w:rsidRDefault="00E747BC" w:rsidP="00EE7A23">
      <w:pPr>
        <w:pStyle w:val="MDPI37itemize"/>
        <w:numPr>
          <w:ilvl w:val="0"/>
          <w:numId w:val="0"/>
        </w:numPr>
        <w:spacing w:after="60"/>
        <w:ind w:left="2608"/>
        <w:rPr>
          <w:szCs w:val="20"/>
          <w:lang w:val="en-GB"/>
        </w:rPr>
      </w:pPr>
      <w:r w:rsidRPr="00E90903">
        <w:rPr>
          <w:b/>
          <w:bCs/>
          <w:szCs w:val="20"/>
          <w:lang w:val="en-GB"/>
        </w:rPr>
        <w:t>B2.</w:t>
      </w:r>
      <w:r w:rsidRPr="00E90903">
        <w:rPr>
          <w:szCs w:val="20"/>
          <w:lang w:val="en-GB"/>
        </w:rPr>
        <w:t xml:space="preserve"> The NPS of white noise of known variance equals </w:t>
      </w:r>
      <m:oMath>
        <m:sSup>
          <m:sSupPr>
            <m:ctrlPr>
              <w:rPr>
                <w:rFonts w:ascii="Cambria Math" w:hAnsi="Cambria Math"/>
                <w:color w:val="auto"/>
                <w:szCs w:val="20"/>
                <w:lang w:val="en-GB"/>
              </w:rPr>
            </m:ctrlPr>
          </m:sSupPr>
          <m:e>
            <m:r>
              <w:rPr>
                <w:rFonts w:ascii="Cambria Math" w:hAnsi="Cambria Math"/>
                <w:color w:val="auto"/>
                <w:szCs w:val="20"/>
                <w:lang w:val="en-GB"/>
              </w:rPr>
              <m:t>σ</m:t>
            </m:r>
          </m:e>
          <m:sup>
            <m:r>
              <w:rPr>
                <w:rFonts w:ascii="Cambria Math" w:hAnsi="Cambria Math"/>
                <w:color w:val="auto"/>
                <w:szCs w:val="20"/>
                <w:lang w:val="en-GB"/>
              </w:rPr>
              <m:t>2</m:t>
            </m:r>
          </m:sup>
        </m:sSup>
        <m:r>
          <w:rPr>
            <w:rFonts w:ascii="Cambria Math" w:hAnsi="Cambria Math"/>
            <w:color w:val="auto"/>
            <w:szCs w:val="20"/>
            <w:lang w:val="en-GB"/>
          </w:rPr>
          <m:t> </m:t>
        </m:r>
        <m:r>
          <m:rPr>
            <m:sty m:val="p"/>
          </m:rPr>
          <w:rPr>
            <w:rFonts w:ascii="Cambria Math" w:hAnsi="Cambria Math"/>
            <w:color w:val="auto"/>
            <w:szCs w:val="20"/>
            <w:lang w:val="en-GB"/>
          </w:rPr>
          <m:t>Δ</m:t>
        </m:r>
        <m:r>
          <w:rPr>
            <w:rFonts w:ascii="Cambria Math" w:hAnsi="Cambria Math"/>
            <w:color w:val="auto"/>
            <w:szCs w:val="20"/>
            <w:lang w:val="en-GB"/>
          </w:rPr>
          <m:t>x </m:t>
        </m:r>
        <m:r>
          <m:rPr>
            <m:sty m:val="p"/>
          </m:rPr>
          <w:rPr>
            <w:rFonts w:ascii="Cambria Math" w:hAnsi="Cambria Math"/>
            <w:color w:val="auto"/>
            <w:szCs w:val="20"/>
            <w:lang w:val="en-GB"/>
          </w:rPr>
          <m:t>Δ</m:t>
        </m:r>
        <m:r>
          <w:rPr>
            <w:rFonts w:ascii="Cambria Math" w:hAnsi="Cambria Math"/>
            <w:color w:val="auto"/>
            <w:szCs w:val="20"/>
            <w:lang w:val="en-GB"/>
          </w:rPr>
          <m:t>y</m:t>
        </m:r>
      </m:oMath>
      <w:r w:rsidRPr="00E90903">
        <w:rPr>
          <w:szCs w:val="20"/>
          <w:lang w:val="en-GB"/>
        </w:rPr>
        <w:t>.</w:t>
      </w:r>
    </w:p>
    <w:p w14:paraId="43EECCCC" w14:textId="4BBFB52D"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injection study adds two methodological requirements to these six checks. Check </w:t>
      </w:r>
      <w:r w:rsidRPr="00E90903">
        <w:rPr>
          <w:rFonts w:ascii="Palatino Linotype" w:hAnsi="Palatino Linotype" w:cs="Times New Roman"/>
          <w:b/>
          <w:bCs/>
          <w:snapToGrid w:val="0"/>
          <w:sz w:val="20"/>
          <w:szCs w:val="20"/>
          <w:lang w:val="en-GB"/>
          <w14:ligatures w14:val="standardContextual"/>
        </w:rPr>
        <w:t>B1</w:t>
      </w:r>
      <w:r w:rsidRPr="00E90903">
        <w:rPr>
          <w:rFonts w:ascii="Palatino Linotype" w:hAnsi="Palatino Linotype" w:cs="Times New Roman"/>
          <w:snapToGrid w:val="0"/>
          <w:sz w:val="20"/>
          <w:szCs w:val="20"/>
          <w:lang w:val="en-GB"/>
          <w14:ligatures w14:val="standardContextual"/>
        </w:rPr>
        <w:t xml:space="preserve"> must be evaluated over a </w:t>
      </w:r>
      <w:r w:rsidRPr="00E90903">
        <w:rPr>
          <w:rFonts w:ascii="Palatino Linotype" w:hAnsi="Palatino Linotype" w:cs="Times New Roman"/>
          <w:i/>
          <w:iCs/>
          <w:snapToGrid w:val="0"/>
          <w:sz w:val="20"/>
          <w:szCs w:val="20"/>
          <w:lang w:val="en-GB"/>
          <w14:ligatures w14:val="standardContextual"/>
        </w:rPr>
        <w:t>sweep</w:t>
      </w:r>
      <w:r w:rsidRPr="00E90903">
        <w:rPr>
          <w:rFonts w:ascii="Palatino Linotype" w:hAnsi="Palatino Linotype" w:cs="Times New Roman"/>
          <w:snapToGrid w:val="0"/>
          <w:sz w:val="20"/>
          <w:szCs w:val="20"/>
          <w:lang w:val="en-GB"/>
          <w14:ligatures w14:val="standardContextual"/>
        </w:rPr>
        <w:t xml:space="preserve"> of edge angles, not one, because the bias it detects is not monotone in angle and can be an order of magnitude larger between two angles half a degree apart. </w:t>
      </w:r>
      <w:r w:rsidR="00881810" w:rsidRPr="00E90903">
        <w:rPr>
          <w:rFonts w:ascii="Palatino Linotype" w:hAnsi="Palatino Linotype" w:cs="Times New Roman"/>
          <w:snapToGrid w:val="0"/>
          <w:sz w:val="20"/>
          <w:szCs w:val="20"/>
          <w:lang w:val="en-GB"/>
          <w14:ligatures w14:val="standardContextual"/>
        </w:rPr>
        <w:t>Additionally,</w:t>
      </w:r>
      <w:r w:rsidRPr="00E90903">
        <w:rPr>
          <w:rFonts w:ascii="Palatino Linotype" w:hAnsi="Palatino Linotype" w:cs="Times New Roman"/>
          <w:snapToGrid w:val="0"/>
          <w:sz w:val="20"/>
          <w:szCs w:val="20"/>
          <w:lang w:val="en-GB"/>
          <w14:ligatures w14:val="standardContextual"/>
        </w:rPr>
        <w:t xml:space="preserve"> every tolerance must be set from the estimator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measured reproducibility in the configuration actually in use: too loose and it misses the defect, too tight and it fires on correct code, and the correct value differs by four orders of magnitude between synthetic and measured data for the same identity.</w:t>
      </w:r>
    </w:p>
    <w:p w14:paraId="3B338062" w14:textId="77777777" w:rsidR="00E747BC" w:rsidRPr="00E90903" w:rsidRDefault="00E747BC" w:rsidP="00F236CC">
      <w:pPr>
        <w:pStyle w:val="MDPI22heading2"/>
        <w:spacing w:before="240"/>
        <w:rPr>
          <w:color w:val="auto"/>
          <w:szCs w:val="20"/>
          <w:lang w:val="en-GB"/>
        </w:rPr>
      </w:pPr>
      <w:r w:rsidRPr="00E90903">
        <w:rPr>
          <w:color w:val="auto"/>
          <w:szCs w:val="20"/>
          <w:lang w:val="en-GB"/>
        </w:rPr>
        <w:t>4.3. Relation to Previous Work</w:t>
      </w:r>
    </w:p>
    <w:p w14:paraId="41D0F403" w14:textId="1B70AC98"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Standards documents [3,4] and task-group reports [9] specify what to measure and how, and</w:t>
      </w:r>
      <w:r w:rsidR="006259D5" w:rsidRPr="00E90903">
        <w:rPr>
          <w:rFonts w:ascii="Palatino Linotype" w:hAnsi="Palatino Linotype" w:cs="Times New Roman"/>
          <w:snapToGrid w:val="0"/>
          <w:sz w:val="20"/>
          <w:szCs w:val="20"/>
          <w:lang w:val="en-GB"/>
          <w14:ligatures w14:val="standardContextual"/>
        </w:rPr>
        <w:t xml:space="preserve"> they</w:t>
      </w:r>
      <w:r w:rsidRPr="00E90903">
        <w:rPr>
          <w:rFonts w:ascii="Palatino Linotype" w:hAnsi="Palatino Linotype" w:cs="Times New Roman"/>
          <w:snapToGrid w:val="0"/>
          <w:sz w:val="20"/>
          <w:szCs w:val="20"/>
          <w:lang w:val="en-GB"/>
          <w14:ligatures w14:val="standardContextual"/>
        </w:rPr>
        <w:t xml:space="preserve">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between: the correctness of the implementation itself, treated as an empirical question with a measurable answer.</w:t>
      </w:r>
    </w:p>
    <w:p w14:paraId="082DEAB7" w14:textId="14965585"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closest methodological relatives are outside imaging</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mutation testing in software engineering, which measures a test suite by injecting faults and counting those it detects [17]. The adaptation here is that the “tests” are physical identities rather than assertions about </w:t>
      </w:r>
      <w:r w:rsidR="00C64FEA" w:rsidRPr="00E90903">
        <w:rPr>
          <w:snapToGrid w:val="0"/>
          <w:color w:val="auto"/>
          <w:sz w:val="20"/>
          <w:u w:color="EEB1D5"/>
          <w:lang w:val="en-GB"/>
          <w14:ligatures w14:val="standardContextual"/>
        </w:rPr>
        <w:t>programme</w:t>
      </w:r>
      <w:r w:rsidRPr="00E90903">
        <w:rPr>
          <w:snapToGrid w:val="0"/>
          <w:color w:val="auto"/>
          <w:sz w:val="20"/>
          <w:lang w:val="en-GB"/>
          <w14:ligatures w14:val="standardContextual"/>
        </w:rPr>
        <w:t xml:space="preserve"> state, and that the endpoint is a physical quantity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rather than test-suite coverage, so that detection can be dated against the point at which the science, not the code, goes wrong.</w:t>
      </w:r>
    </w:p>
    <w:p w14:paraId="649216DD" w14:textId="77777777" w:rsidR="00E747BC" w:rsidRPr="00E90903" w:rsidRDefault="00E747BC" w:rsidP="00F236CC">
      <w:pPr>
        <w:pStyle w:val="MDPI22heading2"/>
        <w:spacing w:before="240"/>
        <w:rPr>
          <w:color w:val="auto"/>
          <w:szCs w:val="20"/>
          <w:lang w:val="en-GB"/>
        </w:rPr>
      </w:pPr>
      <w:r w:rsidRPr="00E90903">
        <w:rPr>
          <w:color w:val="auto"/>
          <w:szCs w:val="20"/>
          <w:lang w:val="en-GB"/>
        </w:rPr>
        <w:t>4.4. Limitations</w:t>
      </w:r>
    </w:p>
    <w:p w14:paraId="538418D1"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injected defects are six, chosen because three had actually occurred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costs. The material-error threshold of 5% is a convention.</w:t>
      </w:r>
    </w:p>
    <w:p w14:paraId="0DB8DF6C" w14:textId="78B3A0A2"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pipeline is a linear-systems idealisation: shift-invariant imaging, stationary noise, Gaussian blur, and a signal- and background-known-exactly task, which is the most tractable and least clinically realistic paradigm. The real-scanner arm demonstrates that the chain runs and behaves correctly on measured projections; it is not a validation against a physical standard, since the true MTF and NPS of that scanner are unknown</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point of Section 3.4 rather than an oversight. The channelised Hotelling observer has no closed form and is not part of the analytic sweep.</w:t>
      </w:r>
    </w:p>
    <w:p w14:paraId="085FEF61" w14:textId="77777777" w:rsidR="00E747BC" w:rsidRPr="00E90903" w:rsidRDefault="00E747BC" w:rsidP="00EE7A23">
      <w:pPr>
        <w:pStyle w:val="a0"/>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Finally, the study validates a pipeline against identities that the same author selected. An identity that no one thought to assert protects nothing, and the four here are certainly not exhaustive.</w:t>
      </w:r>
    </w:p>
    <w:p w14:paraId="636F181B" w14:textId="77777777" w:rsidR="00E747BC" w:rsidRPr="00E90903" w:rsidRDefault="00E747BC" w:rsidP="00F236CC">
      <w:pPr>
        <w:pStyle w:val="MDPI21heading1"/>
        <w:rPr>
          <w:color w:val="auto"/>
          <w:szCs w:val="24"/>
          <w:lang w:val="en-GB"/>
        </w:rPr>
      </w:pPr>
      <w:r w:rsidRPr="00E90903">
        <w:rPr>
          <w:color w:val="auto"/>
          <w:szCs w:val="24"/>
          <w:lang w:val="en-GB"/>
        </w:rPr>
        <w:t>5. Conclusions</w:t>
      </w:r>
    </w:p>
    <w:p w14:paraId="37FCA2AB" w14:textId="2D044AFF"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task-based image quality pipeline that passes its own regression suite has demonstrated stability, not correctness, and for the class of defect studied here</w:t>
      </w:r>
      <w:r w:rsidR="002D7928"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 the distinction is total: self-consistency caught none of </w:t>
      </w:r>
      <w:r w:rsidR="00CC3E55" w:rsidRPr="00E90903">
        <w:rPr>
          <w:rFonts w:ascii="Palatino Linotype" w:hAnsi="Palatino Linotype" w:cs="Times New Roman"/>
          <w:snapToGrid w:val="0"/>
          <w:sz w:val="20"/>
          <w:szCs w:val="20"/>
          <w:lang w:val="en-GB"/>
          <w14:ligatures w14:val="standardContextual"/>
        </w:rPr>
        <w:t xml:space="preserve">the </w:t>
      </w:r>
      <w:r w:rsidRPr="00E90903">
        <w:rPr>
          <w:rFonts w:ascii="Palatino Linotype" w:hAnsi="Palatino Linotype" w:cs="Times New Roman"/>
          <w:snapToGrid w:val="0"/>
          <w:sz w:val="20"/>
          <w:szCs w:val="20"/>
          <w:lang w:val="en-GB"/>
          <w14:ligatures w14:val="standardContextual"/>
        </w:rPr>
        <w:t>six injected defects, while closed-form and identity-based checks caught all six, in every case at or before the point where the reported detectability became materially wrong. The two families of check</w:t>
      </w:r>
      <w:r w:rsidR="00CC3E55" w:rsidRPr="00E90903">
        <w:rPr>
          <w:rFonts w:ascii="Palatino Linotype" w:hAnsi="Palatino Linotype" w:cs="Times New Roman"/>
          <w:snapToGrid w:val="0"/>
          <w:sz w:val="20"/>
          <w:szCs w:val="20"/>
          <w:lang w:val="en-GB"/>
          <w14:ligatures w14:val="standardContextual"/>
        </w:rPr>
        <w:t>s</w:t>
      </w:r>
      <w:r w:rsidRPr="00E90903">
        <w:rPr>
          <w:rFonts w:ascii="Palatino Linotype" w:hAnsi="Palatino Linotype" w:cs="Times New Roman"/>
          <w:snapToGrid w:val="0"/>
          <w:sz w:val="20"/>
          <w:szCs w:val="20"/>
          <w:lang w:val="en-GB"/>
          <w14:ligatures w14:val="standardContextual"/>
        </w:rPr>
        <w:t xml:space="preserve">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it loses an entire class of error, permanently and without indication.</w:t>
      </w:r>
    </w:p>
    <w:p w14:paraId="71F9524F" w14:textId="5F0EBEEB" w:rsidR="00E747BC" w:rsidRPr="00E90903" w:rsidRDefault="00EA6148" w:rsidP="00EA6148">
      <w:pPr>
        <w:pStyle w:val="MDPI62backmatter"/>
        <w:spacing w:before="240"/>
        <w:rPr>
          <w:color w:val="auto"/>
          <w:szCs w:val="18"/>
          <w:lang w:val="en-GB"/>
        </w:rPr>
      </w:pPr>
      <w:r w:rsidRPr="00E90903">
        <w:rPr>
          <w:b/>
          <w:color w:val="auto"/>
          <w:szCs w:val="18"/>
          <w:lang w:val="en-GB"/>
        </w:rPr>
        <w:t>Author Contribution</w:t>
      </w:r>
      <w:r w:rsidR="00E747BC" w:rsidRPr="00E90903">
        <w:rPr>
          <w:b/>
          <w:color w:val="auto"/>
          <w:szCs w:val="18"/>
          <w:lang w:val="en-GB"/>
        </w:rPr>
        <w:t xml:space="preserve">s: </w:t>
      </w:r>
      <w:r w:rsidR="00E747BC" w:rsidRPr="00E90903">
        <w:rPr>
          <w:color w:val="auto"/>
          <w:szCs w:val="18"/>
          <w:lang w:val="en-GB"/>
        </w:rPr>
        <w:t>S.Y. is the sole author and is responsible for conceptuali</w:t>
      </w:r>
      <w:r w:rsidR="00856ADD" w:rsidRPr="00E90903">
        <w:rPr>
          <w:color w:val="auto"/>
          <w:szCs w:val="18"/>
          <w:lang w:val="en-GB"/>
        </w:rPr>
        <w:t>s</w:t>
      </w:r>
      <w:r w:rsidR="00E747BC" w:rsidRPr="00E90903">
        <w:rPr>
          <w:color w:val="auto"/>
          <w:szCs w:val="18"/>
          <w:lang w:val="en-GB"/>
        </w:rPr>
        <w:t xml:space="preserve">ation, methodology, software, validation, formal analysis, investigation, data curation, </w:t>
      </w:r>
      <w:r w:rsidR="00C64FEA" w:rsidRPr="00E90903">
        <w:rPr>
          <w:color w:val="auto"/>
          <w:szCs w:val="18"/>
          <w:u w:color="EEB1D5"/>
          <w:lang w:val="en-GB"/>
        </w:rPr>
        <w:t>visualisation</w:t>
      </w:r>
      <w:r w:rsidR="00E747BC" w:rsidRPr="00E90903">
        <w:rPr>
          <w:color w:val="auto"/>
          <w:szCs w:val="18"/>
          <w:lang w:val="en-GB"/>
        </w:rPr>
        <w:t>, and writing</w:t>
      </w:r>
      <w:r w:rsidR="00637206" w:rsidRPr="00E90903">
        <w:rPr>
          <w:color w:val="auto"/>
          <w:szCs w:val="18"/>
          <w:lang w:val="en-GB"/>
        </w:rPr>
        <w:t>—</w:t>
      </w:r>
      <w:r w:rsidR="00E747BC" w:rsidRPr="00E90903">
        <w:rPr>
          <w:color w:val="auto"/>
          <w:szCs w:val="18"/>
          <w:lang w:val="en-GB"/>
        </w:rPr>
        <w:t>original draft and review and editing.</w:t>
      </w:r>
      <w:r w:rsidR="00695B27" w:rsidRPr="00E90903">
        <w:rPr>
          <w:color w:val="auto"/>
          <w:szCs w:val="18"/>
          <w:lang w:val="en-GB"/>
        </w:rPr>
        <w:t xml:space="preserve"> </w:t>
      </w:r>
      <w:r w:rsidR="006A6C72" w:rsidRPr="00E90903">
        <w:rPr>
          <w:color w:val="auto"/>
          <w:szCs w:val="18"/>
          <w:lang w:val="en-GB"/>
        </w:rPr>
        <w:t>The author has read and agreed to the published version of the manuscript</w:t>
      </w:r>
      <w:r w:rsidR="00695B27" w:rsidRPr="00E90903">
        <w:rPr>
          <w:color w:val="auto"/>
          <w:szCs w:val="18"/>
          <w:lang w:val="en-GB"/>
        </w:rPr>
        <w:t>.</w:t>
      </w:r>
    </w:p>
    <w:p w14:paraId="04D798E3" w14:textId="479EA695" w:rsidR="00E747BC" w:rsidRPr="00E90903" w:rsidRDefault="00E747BC" w:rsidP="00EE7A23">
      <w:pPr>
        <w:pStyle w:val="MDPI62backmatter"/>
        <w:rPr>
          <w:color w:val="auto"/>
          <w:szCs w:val="18"/>
          <w:lang w:val="en-GB"/>
        </w:rPr>
      </w:pPr>
      <w:r w:rsidRPr="00E90903">
        <w:rPr>
          <w:b/>
          <w:color w:val="auto"/>
          <w:szCs w:val="18"/>
          <w:lang w:val="en-GB"/>
        </w:rPr>
        <w:t xml:space="preserve">Funding: </w:t>
      </w:r>
      <w:r w:rsidRPr="00E90903">
        <w:rPr>
          <w:color w:val="auto"/>
          <w:szCs w:val="18"/>
          <w:lang w:val="en-GB"/>
        </w:rPr>
        <w:t>This research received no external funding. Computing resources and author time were supported in kind by LISIT Co., Ltd.</w:t>
      </w:r>
      <w:r w:rsidR="00A54DD6" w:rsidRPr="00E90903">
        <w:rPr>
          <w:color w:val="auto"/>
          <w:szCs w:val="18"/>
          <w:lang w:val="en-GB"/>
        </w:rPr>
        <w:t xml:space="preserve"> </w:t>
      </w:r>
      <w:r w:rsidRPr="00E90903">
        <w:rPr>
          <w:color w:val="auto"/>
          <w:szCs w:val="18"/>
          <w:lang w:val="en-GB"/>
        </w:rPr>
        <w:t>and TexelCraft OU.</w:t>
      </w:r>
    </w:p>
    <w:p w14:paraId="5E10FD6D" w14:textId="30770C70" w:rsidR="00E747BC" w:rsidRPr="00E90903" w:rsidRDefault="00E747BC" w:rsidP="00EE7A23">
      <w:pPr>
        <w:pStyle w:val="MDPI62backmatter"/>
        <w:rPr>
          <w:color w:val="auto"/>
          <w:szCs w:val="18"/>
          <w:lang w:val="en-GB"/>
        </w:rPr>
      </w:pPr>
      <w:r w:rsidRPr="00E90903">
        <w:rPr>
          <w:b/>
          <w:color w:val="auto"/>
          <w:szCs w:val="18"/>
          <w:lang w:val="en-GB"/>
        </w:rPr>
        <w:t xml:space="preserve">Institutional Review Board Statement: </w:t>
      </w:r>
      <w:r w:rsidRPr="00E90903">
        <w:rPr>
          <w:color w:val="auto"/>
          <w:szCs w:val="18"/>
          <w:lang w:val="en-GB"/>
        </w:rPr>
        <w:t xml:space="preserve">Not applicable. </w:t>
      </w:r>
    </w:p>
    <w:p w14:paraId="1BE5D75E" w14:textId="77777777" w:rsidR="000060E8" w:rsidRPr="00E90903" w:rsidRDefault="00E747BC" w:rsidP="00EE7A23">
      <w:pPr>
        <w:pStyle w:val="MDPI62backmatter"/>
        <w:rPr>
          <w:color w:val="auto"/>
          <w:szCs w:val="18"/>
          <w:lang w:val="en-GB"/>
        </w:rPr>
      </w:pPr>
      <w:r w:rsidRPr="00E90903">
        <w:rPr>
          <w:b/>
          <w:color w:val="auto"/>
          <w:szCs w:val="18"/>
          <w:lang w:val="en-GB"/>
        </w:rPr>
        <w:t xml:space="preserve">Informed Consent Statement: </w:t>
      </w:r>
      <w:r w:rsidRPr="00E90903">
        <w:rPr>
          <w:color w:val="auto"/>
          <w:szCs w:val="18"/>
          <w:lang w:val="en-GB"/>
        </w:rPr>
        <w:t>Not applicable.</w:t>
      </w:r>
    </w:p>
    <w:p w14:paraId="54DBA59F" w14:textId="5ABA735B" w:rsidR="000060E8" w:rsidRPr="00E90903" w:rsidRDefault="000060E8" w:rsidP="000060E8">
      <w:pPr>
        <w:pStyle w:val="MDPI62backmatter"/>
        <w:rPr>
          <w:color w:val="auto"/>
          <w:szCs w:val="18"/>
          <w:lang w:val="en-GB"/>
        </w:rPr>
      </w:pPr>
      <w:r w:rsidRPr="00E90903">
        <w:rPr>
          <w:b/>
          <w:color w:val="auto"/>
          <w:szCs w:val="18"/>
          <w:lang w:val="en-GB"/>
        </w:rPr>
        <w:t xml:space="preserve">Data Availability Statement: </w:t>
      </w:r>
      <w:r w:rsidRPr="00E90903">
        <w:rPr>
          <w:szCs w:val="18"/>
          <w:lang w:val="en-GB"/>
        </w:rPr>
        <w:t>The synthetic arm</w:t>
      </w:r>
      <w:r w:rsidR="00637206" w:rsidRPr="00E90903">
        <w:rPr>
          <w:szCs w:val="18"/>
          <w:lang w:val="en-GB"/>
        </w:rPr>
        <w:t>—</w:t>
      </w:r>
      <w:r w:rsidRPr="00E90903">
        <w:rPr>
          <w:szCs w:val="18"/>
          <w:lang w:val="en-GB"/>
        </w:rPr>
        <w:t>the phantom generators, the physical and observer estimators, the injection study (paper/make_injection_study.py) and the test suite</w:t>
      </w:r>
      <w:r w:rsidR="00637206" w:rsidRPr="00E90903">
        <w:rPr>
          <w:szCs w:val="18"/>
          <w:lang w:val="en-GB"/>
        </w:rPr>
        <w:t>—</w:t>
      </w:r>
      <w:r w:rsidRPr="00E90903">
        <w:rPr>
          <w:szCs w:val="18"/>
          <w:lang w:val="en-GB"/>
        </w:rPr>
        <w:t>is openly available at &lt;https://github.com/Institute-of-One/taskiq-core&gt; under the MIT licence and archived on Zenodo (version DOI 10.5281/zenodo.21422924 for v0.4.0, the archived snapshot behind every synthetic number here; concept DOI 10.5281/zenodo.21422923 resolves to the latest version). Every number in that arm is written to paper/figures/injection.json by the script that produces Figure 4, so the text and the figure cannot diverge.</w:t>
      </w:r>
      <w:r w:rsidRPr="00E90903">
        <w:rPr>
          <w:rFonts w:eastAsiaTheme="minorEastAsia" w:hint="eastAsia"/>
          <w:szCs w:val="18"/>
          <w:lang w:val="en-GB"/>
        </w:rPr>
        <w:t xml:space="preserve"> </w:t>
      </w:r>
      <w:r w:rsidRPr="00E90903">
        <w:rPr>
          <w:b/>
          <w:bCs/>
          <w:szCs w:val="18"/>
          <w:lang w:val="en-GB"/>
        </w:rPr>
        <w:t>The real-scanner arm requires a second package, and neither reproduces it alone.</w:t>
      </w:r>
      <w:r w:rsidRPr="00E90903">
        <w:rPr>
          <w:szCs w:val="18"/>
          <w:lang w:val="en-GB"/>
        </w:rPr>
        <w:t xml:space="preserve"> Reading DICOM-CT-PD projections, restoring acquisition order from headers, single-slice rebinning and filtered backprojection with selectable apodisation are in ldct-io (&lt;https://github.com/Institute-of-One/ldct-io&gt;, MIT); the NPS, NEQ and observer estimators applied to those reconstructions are in taskiq-core. Tables 3 and 4 and Figure 5 are written to results/acr_atlas.json by examples/acr_atlas.py in ldct-io, which requires both packages in one environment. The projections themselves are the ACR_Phantom series of LDCT-and-Projection-data [10], available from The Cancer Imaging Archive under CC BY 4.0 and not redistributed here; the path to a local copy is supplied through the LDCT_IO_DATA environment variable.</w:t>
      </w:r>
      <w:r w:rsidRPr="00E90903">
        <w:rPr>
          <w:rFonts w:eastAsiaTheme="minorEastAsia" w:hint="eastAsia"/>
          <w:szCs w:val="18"/>
          <w:lang w:val="en-GB"/>
        </w:rPr>
        <w:t xml:space="preserve"> </w:t>
      </w:r>
      <w:r w:rsidRPr="00E90903">
        <w:rPr>
          <w:szCs w:val="18"/>
          <w:lang w:val="en-GB"/>
        </w:rPr>
        <w:t>Generative AI (Claude, Anthropic) was used as a tool for code scaffolding, test drafting, figure generation and manuscript drafting, as disclosed in Section 2.8. The author is solely accountable for the content and independently verified every result. No AI system is an author. This disclosure follows ICMJE and COPE guidance.</w:t>
      </w:r>
    </w:p>
    <w:p w14:paraId="11F41E48" w14:textId="53BF1F9A" w:rsidR="00E747BC" w:rsidRPr="00E90903" w:rsidRDefault="00E747BC" w:rsidP="008219F7">
      <w:pPr>
        <w:pStyle w:val="MDPI62backmatter"/>
        <w:rPr>
          <w:color w:val="auto"/>
          <w:szCs w:val="18"/>
          <w:lang w:val="en-GB"/>
        </w:rPr>
      </w:pPr>
      <w:r w:rsidRPr="00E90903">
        <w:rPr>
          <w:b/>
          <w:color w:val="auto"/>
          <w:szCs w:val="18"/>
          <w:lang w:val="en-GB"/>
        </w:rPr>
        <w:t xml:space="preserve">Conflicts of Interest: </w:t>
      </w:r>
      <w:r w:rsidRPr="00E90903">
        <w:rPr>
          <w:color w:val="auto"/>
          <w:szCs w:val="18"/>
          <w:lang w:val="en-GB"/>
        </w:rPr>
        <w:t>S.Y. is the Representative Director (CEO) of LISIT Co., Ltd.</w:t>
      </w:r>
      <w:r w:rsidR="00A54DD6" w:rsidRPr="00E90903">
        <w:rPr>
          <w:color w:val="auto"/>
          <w:szCs w:val="18"/>
          <w:lang w:val="en-GB"/>
        </w:rPr>
        <w:t xml:space="preserve"> </w:t>
      </w:r>
      <w:r w:rsidRPr="00E90903">
        <w:rPr>
          <w:color w:val="auto"/>
          <w:szCs w:val="18"/>
          <w:lang w:val="en-GB"/>
        </w:rPr>
        <w:t xml:space="preserve">and Chief Executive Officer of TexelCraft OU. Institute of One is the open-research initiative of LISIT Co., Ltd., which provides institutional oversight for this work. These commercial relationships are disclosed as potential competing interests. The work used no client or patient data and presents openly </w:t>
      </w:r>
      <w:r w:rsidR="00C64FEA" w:rsidRPr="00E90903">
        <w:rPr>
          <w:color w:val="auto"/>
          <w:szCs w:val="18"/>
          <w:u w:color="EEB1D5"/>
          <w:lang w:val="en-GB"/>
        </w:rPr>
        <w:t>licenced</w:t>
      </w:r>
      <w:r w:rsidRPr="00E90903">
        <w:rPr>
          <w:color w:val="auto"/>
          <w:szCs w:val="18"/>
          <w:lang w:val="en-GB"/>
        </w:rPr>
        <w:t xml:space="preserve"> research software. The author declares no other conflict</w:t>
      </w:r>
      <w:r w:rsidR="00C64FEA" w:rsidRPr="00E90903">
        <w:rPr>
          <w:color w:val="auto"/>
          <w:szCs w:val="18"/>
          <w:lang w:val="en-GB"/>
        </w:rPr>
        <w:t>s</w:t>
      </w:r>
      <w:r w:rsidRPr="00E90903">
        <w:rPr>
          <w:color w:val="auto"/>
          <w:szCs w:val="18"/>
          <w:lang w:val="en-GB"/>
        </w:rPr>
        <w:t xml:space="preserve"> of interest. The funders had no role in the design of the study; in the collection, analyses, or interpretation of data; in the writing of the manuscript; or in the decision to publish the results.</w:t>
      </w:r>
    </w:p>
    <w:p w14:paraId="2CAEB31B" w14:textId="77777777" w:rsidR="00A83B66" w:rsidRPr="00E90903" w:rsidRDefault="00A83B66" w:rsidP="00A83B66">
      <w:pPr>
        <w:pStyle w:val="MDPI21heading1"/>
        <w:ind w:left="0"/>
        <w:rPr>
          <w:color w:val="auto"/>
          <w:szCs w:val="24"/>
        </w:rPr>
      </w:pPr>
      <w:bookmarkStart w:id="29" w:name="referenceBookmark"/>
      <w:bookmarkEnd w:id="29"/>
      <w:r w:rsidRPr="00E90903">
        <w:rPr>
          <w:color w:val="auto"/>
          <w:szCs w:val="24"/>
        </w:rPr>
        <w:t>References</w:t>
      </w:r>
    </w:p>
    <w:p w14:paraId="4519E35B" w14:textId="77777777" w:rsidR="00A83B66" w:rsidRPr="00E90903" w:rsidRDefault="00A83B66" w:rsidP="00A83B66">
      <w:pPr>
        <w:pStyle w:val="MDPI81references"/>
      </w:pPr>
      <w:r w:rsidRPr="00E90903">
        <w:t xml:space="preserve">Barrett, H.H.; Myers, K.J. </w:t>
      </w:r>
      <w:r w:rsidRPr="00E90903">
        <w:rPr>
          <w:i/>
          <w:iCs/>
        </w:rPr>
        <w:t>Foundations of Image Science</w:t>
      </w:r>
      <w:r w:rsidRPr="00E90903">
        <w:t>; Wiley-Interscience: Hoboken, NJ, USA, 2004.</w:t>
      </w:r>
    </w:p>
    <w:p w14:paraId="0D33FE04" w14:textId="77777777" w:rsidR="00A83B66" w:rsidRPr="00E90903" w:rsidRDefault="00A83B66" w:rsidP="00A83B66">
      <w:pPr>
        <w:pStyle w:val="MDPI81references"/>
      </w:pPr>
      <w:r w:rsidRPr="00E90903">
        <w:t xml:space="preserve">International Commission on Radiation Units and Measurements. Medical Imaging—The Assessment of Image Quality. In </w:t>
      </w:r>
      <w:r w:rsidRPr="00E90903">
        <w:rPr>
          <w:i/>
          <w:iCs/>
        </w:rPr>
        <w:t>ICRU Report 54</w:t>
      </w:r>
      <w:r w:rsidRPr="00E90903">
        <w:t>; ICRU: Bethesda, MD, USA, 1996.</w:t>
      </w:r>
    </w:p>
    <w:p w14:paraId="1EA49EC5" w14:textId="77777777" w:rsidR="00A83B66" w:rsidRPr="00E90903" w:rsidRDefault="00A83B66" w:rsidP="00A83B66">
      <w:pPr>
        <w:pStyle w:val="MDPI81references"/>
      </w:pPr>
      <w:r w:rsidRPr="00E90903">
        <w:rPr>
          <w:i/>
          <w:iCs/>
        </w:rPr>
        <w:t>ISO 12233:2017</w:t>
      </w:r>
      <w:r w:rsidRPr="00E90903">
        <w:t xml:space="preserve">; Photography—Electronic Still Picture Imaging—Resolution and Spatial Frequency Responses. </w:t>
      </w:r>
      <w:bookmarkStart w:id="30" w:name="OLE_LINK1"/>
      <w:r w:rsidRPr="00E90903">
        <w:rPr>
          <w:color w:val="auto"/>
        </w:rPr>
        <w:t>International Electrotechnical Commission</w:t>
      </w:r>
      <w:r w:rsidRPr="00E90903">
        <w:rPr>
          <w:rFonts w:eastAsiaTheme="minorEastAsia" w:hint="eastAsia"/>
          <w:color w:val="auto"/>
          <w:lang w:eastAsia="zh-CN"/>
        </w:rPr>
        <w:t xml:space="preserve"> </w:t>
      </w:r>
      <w:r w:rsidRPr="00E90903">
        <w:rPr>
          <w:rFonts w:eastAsiaTheme="minorEastAsia"/>
          <w:color w:val="auto"/>
          <w:lang w:eastAsia="zh-CN"/>
        </w:rPr>
        <w:t>(</w:t>
      </w:r>
      <w:r w:rsidRPr="00E90903">
        <w:t>ISO</w:t>
      </w:r>
      <w:bookmarkEnd w:id="30"/>
      <w:r w:rsidRPr="00E90903">
        <w:t xml:space="preserve">): Geneva, </w:t>
      </w:r>
      <w:bookmarkStart w:id="31" w:name="OLE_LINK4"/>
      <w:r w:rsidRPr="00E90903">
        <w:t>Switzerland</w:t>
      </w:r>
      <w:bookmarkEnd w:id="31"/>
      <w:r w:rsidRPr="00E90903">
        <w:t>, 2017.</w:t>
      </w:r>
    </w:p>
    <w:p w14:paraId="2C6BB1B3" w14:textId="77777777" w:rsidR="00A83B66" w:rsidRPr="00E90903" w:rsidRDefault="00A83B66" w:rsidP="00A83B66">
      <w:pPr>
        <w:pStyle w:val="MDPI81references"/>
      </w:pPr>
      <w:r w:rsidRPr="00E90903">
        <w:rPr>
          <w:i/>
          <w:iCs/>
        </w:rPr>
        <w:t>IEC 62220-1-1:2015</w:t>
      </w:r>
      <w:r w:rsidRPr="00E90903">
        <w:t xml:space="preserve">; Medical electrical equipment—Characteristics of Digital X-Ray Imaging Devices—Part 1-1: Determination of the Detective Quantum Efficiency. </w:t>
      </w:r>
      <w:r w:rsidRPr="00E90903">
        <w:rPr>
          <w:color w:val="auto"/>
        </w:rPr>
        <w:t>International Electrotechnical Commission (</w:t>
      </w:r>
      <w:r w:rsidRPr="00E90903">
        <w:t>IEC): Geneva, Switzerland, 2015.</w:t>
      </w:r>
    </w:p>
    <w:p w14:paraId="3A8CFA77" w14:textId="77777777" w:rsidR="00A83B66" w:rsidRPr="00E90903" w:rsidRDefault="00A83B66" w:rsidP="00A83B66">
      <w:pPr>
        <w:pStyle w:val="MDPI81references"/>
      </w:pPr>
      <w:r w:rsidRPr="00E90903">
        <w:t xml:space="preserve">Myers, K.J.; Barrett, H.H. </w:t>
      </w:r>
      <w:bookmarkStart w:id="32" w:name="OLE_LINK5"/>
      <w:r w:rsidRPr="00E90903">
        <w:t>Addition of a channel mechanism to the ideal-observer model</w:t>
      </w:r>
      <w:bookmarkEnd w:id="32"/>
      <w:r w:rsidRPr="00E90903">
        <w:t xml:space="preserve">. </w:t>
      </w:r>
      <w:r w:rsidRPr="00E90903">
        <w:rPr>
          <w:i/>
          <w:iCs/>
        </w:rPr>
        <w:t>J. Opt. Soc. Am. A</w:t>
      </w:r>
      <w:r w:rsidRPr="00E90903">
        <w:t xml:space="preserve"> </w:t>
      </w:r>
      <w:r w:rsidRPr="00E90903">
        <w:rPr>
          <w:b/>
        </w:rPr>
        <w:t>1987</w:t>
      </w:r>
      <w:r w:rsidRPr="00E90903">
        <w:t xml:space="preserve">, </w:t>
      </w:r>
      <w:r w:rsidRPr="00E90903">
        <w:rPr>
          <w:i/>
        </w:rPr>
        <w:t>4</w:t>
      </w:r>
      <w:r w:rsidRPr="00E90903">
        <w:t>, 2447–2457. https://doi.org/10.1364/JOSAA.4.002447.</w:t>
      </w:r>
    </w:p>
    <w:p w14:paraId="4D718A49" w14:textId="77777777" w:rsidR="00A83B66" w:rsidRPr="00E90903" w:rsidRDefault="00A83B66" w:rsidP="00A83B66">
      <w:pPr>
        <w:pStyle w:val="MDPI81references"/>
      </w:pPr>
      <w:r w:rsidRPr="00E90903">
        <w:t xml:space="preserve">Burgess, A.E. Statistically defined backgrounds: Performance of a modified nonprewhitening observer model. </w:t>
      </w:r>
      <w:r w:rsidRPr="00E90903">
        <w:rPr>
          <w:i/>
          <w:iCs/>
        </w:rPr>
        <w:t>J. Opt. Soc. Am. A</w:t>
      </w:r>
      <w:r w:rsidRPr="00E90903">
        <w:t xml:space="preserve"> </w:t>
      </w:r>
      <w:r w:rsidRPr="00E90903">
        <w:rPr>
          <w:b/>
        </w:rPr>
        <w:t>1994</w:t>
      </w:r>
      <w:r w:rsidRPr="00E90903">
        <w:t xml:space="preserve">, </w:t>
      </w:r>
      <w:r w:rsidRPr="00E90903">
        <w:rPr>
          <w:i/>
        </w:rPr>
        <w:t>11</w:t>
      </w:r>
      <w:r w:rsidRPr="00E90903">
        <w:t>, 1237–1242. https://doi.org/10.1364/JOSAA.11.001237.</w:t>
      </w:r>
    </w:p>
    <w:p w14:paraId="17D2F14E" w14:textId="77777777" w:rsidR="00A83B66" w:rsidRPr="00E90903" w:rsidRDefault="00A83B66" w:rsidP="00A83B66">
      <w:pPr>
        <w:pStyle w:val="MDPI81references"/>
      </w:pPr>
      <w:r w:rsidRPr="00E90903">
        <w:t xml:space="preserve">Barrett, H.H.; Yao, J.; Rolland, J.P.; Myers, K.J. </w:t>
      </w:r>
      <w:bookmarkStart w:id="33" w:name="OLE_LINK6"/>
      <w:r w:rsidRPr="00E90903">
        <w:t>Model observers for assessment of image quality</w:t>
      </w:r>
      <w:bookmarkEnd w:id="33"/>
      <w:r w:rsidRPr="00E90903">
        <w:t xml:space="preserve">. </w:t>
      </w:r>
      <w:r w:rsidRPr="00E90903">
        <w:rPr>
          <w:i/>
          <w:iCs/>
        </w:rPr>
        <w:t xml:space="preserve">Proc. Natl. Acad. Sci. USA </w:t>
      </w:r>
      <w:r w:rsidRPr="00E90903">
        <w:rPr>
          <w:b/>
        </w:rPr>
        <w:t>1993</w:t>
      </w:r>
      <w:r w:rsidRPr="00E90903">
        <w:t xml:space="preserve">, </w:t>
      </w:r>
      <w:r w:rsidRPr="00E90903">
        <w:rPr>
          <w:i/>
        </w:rPr>
        <w:t>90</w:t>
      </w:r>
      <w:r w:rsidRPr="00E90903">
        <w:t>, 9758–9765. https://doi.org/10.1073/pnas.90.21.9758.</w:t>
      </w:r>
    </w:p>
    <w:p w14:paraId="12800E90" w14:textId="77777777" w:rsidR="00A83B66" w:rsidRPr="00E90903" w:rsidRDefault="00A83B66" w:rsidP="00A83B66">
      <w:pPr>
        <w:pStyle w:val="MDPI81references"/>
      </w:pPr>
      <w:r w:rsidRPr="00E90903">
        <w:t xml:space="preserve">He, X.; Park, S. Model observers in medical imaging research. </w:t>
      </w:r>
      <w:r w:rsidRPr="00E90903">
        <w:rPr>
          <w:i/>
          <w:iCs/>
        </w:rPr>
        <w:t>Theranostics</w:t>
      </w:r>
      <w:r w:rsidRPr="00E90903">
        <w:t xml:space="preserve"> </w:t>
      </w:r>
      <w:r w:rsidRPr="00E90903">
        <w:rPr>
          <w:b/>
        </w:rPr>
        <w:t>2013</w:t>
      </w:r>
      <w:r w:rsidRPr="00E90903">
        <w:t xml:space="preserve">, </w:t>
      </w:r>
      <w:r w:rsidRPr="00E90903">
        <w:rPr>
          <w:i/>
        </w:rPr>
        <w:t>3</w:t>
      </w:r>
      <w:r w:rsidRPr="00E90903">
        <w:t>, 774–786. https://doi.org/10.7150/thno.5138.</w:t>
      </w:r>
    </w:p>
    <w:p w14:paraId="55BB59E4" w14:textId="77777777" w:rsidR="00A83B66" w:rsidRPr="00E90903" w:rsidRDefault="00A83B66" w:rsidP="00A83B66">
      <w:pPr>
        <w:pStyle w:val="MDPI81references"/>
      </w:pPr>
      <w:r w:rsidRPr="00E90903">
        <w:t xml:space="preserve">Samei, E.; Bakalyar, D.; Boedeker, K.; Brady, S.; Fan, J.; Leng, S.; Myers, K.J.; Popescu, L.M.; Giraldo, J.C.R.; Ranallo, F.; et al. </w:t>
      </w:r>
      <w:bookmarkStart w:id="34" w:name="OLE_LINK7"/>
      <w:r w:rsidRPr="00E90903">
        <w:t>Performance evaluation of computed tomography systems: Summary of AAPM Task Group 233</w:t>
      </w:r>
      <w:bookmarkEnd w:id="34"/>
      <w:r w:rsidRPr="00E90903">
        <w:t xml:space="preserve">. </w:t>
      </w:r>
      <w:r w:rsidRPr="00E90903">
        <w:rPr>
          <w:i/>
          <w:iCs/>
        </w:rPr>
        <w:t xml:space="preserve">Med. Phys. </w:t>
      </w:r>
      <w:r w:rsidRPr="00E90903">
        <w:rPr>
          <w:b/>
          <w:bCs/>
        </w:rPr>
        <w:t>2019</w:t>
      </w:r>
      <w:r w:rsidRPr="00E90903">
        <w:t xml:space="preserve">, </w:t>
      </w:r>
      <w:r w:rsidRPr="00E90903">
        <w:rPr>
          <w:i/>
          <w:iCs/>
        </w:rPr>
        <w:t>46</w:t>
      </w:r>
      <w:r w:rsidRPr="00E90903">
        <w:t>, e735–e756 https://doi.org/10.1002/mp.13763.</w:t>
      </w:r>
    </w:p>
    <w:p w14:paraId="0F7466C8" w14:textId="77777777" w:rsidR="00A83B66" w:rsidRPr="00E90903" w:rsidRDefault="00A83B66" w:rsidP="00A83B66">
      <w:pPr>
        <w:pStyle w:val="MDPI81references"/>
      </w:pPr>
      <w:r w:rsidRPr="00E90903">
        <w:t xml:space="preserve">Moen, T.R.; Chen, B.; Holmes, D.R., </w:t>
      </w:r>
      <w:bookmarkStart w:id="35" w:name="OLE_LINK9"/>
      <w:r w:rsidRPr="00E90903">
        <w:t>III</w:t>
      </w:r>
      <w:bookmarkEnd w:id="35"/>
      <w:r w:rsidRPr="00E90903">
        <w:t>; Duan, X.; Yu, Z.; Yu, L.; Leng, S.; McCollough, C.H.</w:t>
      </w:r>
      <w:bookmarkStart w:id="36" w:name="OLE_LINK8"/>
      <w:r w:rsidRPr="00E90903">
        <w:t xml:space="preserve"> Low-dose CT image and projection dataset</w:t>
      </w:r>
      <w:bookmarkEnd w:id="36"/>
      <w:r w:rsidRPr="00E90903">
        <w:t xml:space="preserve">. </w:t>
      </w:r>
      <w:r w:rsidRPr="00E90903">
        <w:rPr>
          <w:i/>
          <w:iCs/>
        </w:rPr>
        <w:t>Med. Phys.</w:t>
      </w:r>
      <w:r w:rsidRPr="00E90903">
        <w:t xml:space="preserve"> </w:t>
      </w:r>
      <w:r w:rsidRPr="00E90903">
        <w:rPr>
          <w:b/>
        </w:rPr>
        <w:t>2021</w:t>
      </w:r>
      <w:r w:rsidRPr="00E90903">
        <w:t xml:space="preserve">, </w:t>
      </w:r>
      <w:r w:rsidRPr="00E90903">
        <w:rPr>
          <w:i/>
        </w:rPr>
        <w:t>48</w:t>
      </w:r>
      <w:r w:rsidRPr="00E90903">
        <w:t>, 902–911. https://doi.org/10.1002/mp.14594.</w:t>
      </w:r>
    </w:p>
    <w:p w14:paraId="7F97D028" w14:textId="77777777" w:rsidR="00A83B66" w:rsidRPr="00E90903" w:rsidRDefault="00A83B66" w:rsidP="00A83B66">
      <w:pPr>
        <w:pStyle w:val="MDPI81references"/>
      </w:pPr>
      <w:r w:rsidRPr="00E90903">
        <w:t xml:space="preserve">Barrett, H.H.; Myers, K.J.; Hoeschen, C.; Kupinski, M.A.; Little, M.P. Task-based measures of image quality and their relation to radiation dose and patient risk. </w:t>
      </w:r>
      <w:r w:rsidRPr="00E90903">
        <w:rPr>
          <w:i/>
          <w:iCs/>
        </w:rPr>
        <w:t xml:space="preserve">Phys. Med. Biol. </w:t>
      </w:r>
      <w:r w:rsidRPr="00E90903">
        <w:rPr>
          <w:b/>
        </w:rPr>
        <w:t>2015</w:t>
      </w:r>
      <w:r w:rsidRPr="00E90903">
        <w:t xml:space="preserve">, </w:t>
      </w:r>
      <w:r w:rsidRPr="00E90903">
        <w:rPr>
          <w:i/>
        </w:rPr>
        <w:t>60</w:t>
      </w:r>
      <w:r w:rsidRPr="00E90903">
        <w:t>, R1–R75. https://doi.org/10.1088/0031-9155/60/2/R1.</w:t>
      </w:r>
    </w:p>
    <w:p w14:paraId="7E199600" w14:textId="77777777" w:rsidR="00A83B66" w:rsidRPr="00E90903" w:rsidRDefault="00A83B66" w:rsidP="00A83B66">
      <w:pPr>
        <w:pStyle w:val="MDPI81references"/>
      </w:pPr>
      <w:r w:rsidRPr="00E90903">
        <w:t xml:space="preserve">Verdun, F.R.; Racine, D.; Ott, J.G.; Tapiovaara, M.J.; Toroi, P.; </w:t>
      </w:r>
      <w:bookmarkStart w:id="37" w:name="bau0035-profile"/>
      <w:r w:rsidRPr="00E90903">
        <w:t>Bochud, F.O.</w:t>
      </w:r>
      <w:bookmarkStart w:id="38" w:name="bau0040-profile"/>
      <w:bookmarkEnd w:id="37"/>
      <w:r w:rsidRPr="00E90903">
        <w:t>; Veldkamp, W.J.H.</w:t>
      </w:r>
      <w:bookmarkEnd w:id="38"/>
      <w:r w:rsidRPr="00E90903">
        <w:t>; Schegerer, A.; Bouwman, R.W.; Hernandez Giron, I.</w:t>
      </w:r>
      <w:bookmarkStart w:id="39" w:name="bau0060-profile"/>
      <w:r w:rsidRPr="00E90903">
        <w:t>; et al.</w:t>
      </w:r>
      <w:bookmarkEnd w:id="39"/>
      <w:r w:rsidRPr="00E90903">
        <w:t xml:space="preserve"> Image quality in CT: From physical measurements to model observers. </w:t>
      </w:r>
      <w:r w:rsidRPr="00E90903">
        <w:rPr>
          <w:i/>
          <w:iCs/>
        </w:rPr>
        <w:t>Phys. Medica</w:t>
      </w:r>
      <w:r w:rsidRPr="00E90903">
        <w:t xml:space="preserve"> </w:t>
      </w:r>
      <w:r w:rsidRPr="00E90903">
        <w:rPr>
          <w:b/>
        </w:rPr>
        <w:t>2015</w:t>
      </w:r>
      <w:r w:rsidRPr="00E90903">
        <w:t xml:space="preserve">, </w:t>
      </w:r>
      <w:r w:rsidRPr="00E90903">
        <w:rPr>
          <w:i/>
        </w:rPr>
        <w:t>31</w:t>
      </w:r>
      <w:r w:rsidRPr="00E90903">
        <w:t>, 823–843. https://doi.org/10.1016/j.ejmp.2015.08.007.</w:t>
      </w:r>
    </w:p>
    <w:p w14:paraId="369C676D" w14:textId="77777777" w:rsidR="00A83B66" w:rsidRPr="00E90903" w:rsidRDefault="00A83B66" w:rsidP="00A83B66">
      <w:pPr>
        <w:pStyle w:val="MDPI81references"/>
      </w:pPr>
      <w:r w:rsidRPr="00E90903">
        <w:t xml:space="preserve">Peng, R.D. Reproducible research in computational science. </w:t>
      </w:r>
      <w:r w:rsidRPr="00E90903">
        <w:rPr>
          <w:i/>
          <w:iCs/>
        </w:rPr>
        <w:t>Science</w:t>
      </w:r>
      <w:r w:rsidRPr="00E90903">
        <w:t xml:space="preserve"> </w:t>
      </w:r>
      <w:r w:rsidRPr="00E90903">
        <w:rPr>
          <w:b/>
        </w:rPr>
        <w:t>2011</w:t>
      </w:r>
      <w:r w:rsidRPr="00E90903">
        <w:t xml:space="preserve">, </w:t>
      </w:r>
      <w:r w:rsidRPr="00E90903">
        <w:rPr>
          <w:i/>
        </w:rPr>
        <w:t>334</w:t>
      </w:r>
      <w:r w:rsidRPr="00E90903">
        <w:t>, 1226–1227. https://doi.org/10.1126/science.1213847.</w:t>
      </w:r>
    </w:p>
    <w:p w14:paraId="293889F4" w14:textId="77777777" w:rsidR="00A83B66" w:rsidRPr="00E90903" w:rsidRDefault="00A83B66" w:rsidP="00A83B66">
      <w:pPr>
        <w:pStyle w:val="MDPI81references"/>
      </w:pPr>
      <w:r w:rsidRPr="00E90903">
        <w:t xml:space="preserve">Soergel, D.A.W. Rampant software errors may undermine scientific results. </w:t>
      </w:r>
      <w:r w:rsidRPr="00E90903">
        <w:rPr>
          <w:i/>
          <w:iCs/>
        </w:rPr>
        <w:t>F1000Research</w:t>
      </w:r>
      <w:r w:rsidRPr="00E90903">
        <w:t xml:space="preserve"> </w:t>
      </w:r>
      <w:r w:rsidRPr="00E90903">
        <w:rPr>
          <w:b/>
          <w:bCs/>
        </w:rPr>
        <w:t>2015</w:t>
      </w:r>
      <w:r w:rsidRPr="00E90903">
        <w:t xml:space="preserve">, </w:t>
      </w:r>
      <w:r w:rsidRPr="00E90903">
        <w:rPr>
          <w:i/>
          <w:iCs/>
        </w:rPr>
        <w:t>3</w:t>
      </w:r>
      <w:r w:rsidRPr="00E90903">
        <w:t>, 303. https://doi.org/10.12688/f1000research.5930.2.</w:t>
      </w:r>
    </w:p>
    <w:p w14:paraId="791128CF" w14:textId="77777777" w:rsidR="00A83B66" w:rsidRPr="00E90903" w:rsidRDefault="00A83B66" w:rsidP="00A83B66">
      <w:pPr>
        <w:pStyle w:val="MDPI81references"/>
      </w:pPr>
      <w:r w:rsidRPr="00E90903">
        <w:t xml:space="preserve">Merali, Z. Computational science: …Error. </w:t>
      </w:r>
      <w:r w:rsidRPr="00E90903">
        <w:rPr>
          <w:i/>
          <w:iCs/>
        </w:rPr>
        <w:t>Nature</w:t>
      </w:r>
      <w:r w:rsidRPr="00E90903">
        <w:t xml:space="preserve"> </w:t>
      </w:r>
      <w:r w:rsidRPr="00E90903">
        <w:rPr>
          <w:b/>
        </w:rPr>
        <w:t>2010</w:t>
      </w:r>
      <w:r w:rsidRPr="00E90903">
        <w:t xml:space="preserve">, </w:t>
      </w:r>
      <w:r w:rsidRPr="00E90903">
        <w:rPr>
          <w:i/>
        </w:rPr>
        <w:t>467</w:t>
      </w:r>
      <w:r w:rsidRPr="00E90903">
        <w:t>, 775–777. https://doi.org/10.1038/467775a.</w:t>
      </w:r>
    </w:p>
    <w:p w14:paraId="22577EDE" w14:textId="77777777" w:rsidR="00A83B66" w:rsidRPr="00E90903" w:rsidRDefault="00A83B66" w:rsidP="00A83B66">
      <w:pPr>
        <w:pStyle w:val="MDPI81references"/>
      </w:pPr>
      <w:r w:rsidRPr="00E90903">
        <w:t xml:space="preserve">Friedman, S.N.; Fung, G.S.K.; Siewerdsen, J.H.; Tsui, B.M.W. </w:t>
      </w:r>
      <w:bookmarkStart w:id="40" w:name="OLE_LINK10"/>
      <w:r w:rsidRPr="00E90903">
        <w:t>A simple approach to measure computed tomography (CT) modulation transfer function (MTF) and noise-power spectrum (NPS) using the American College of Radiology (ACR) accreditation phantom</w:t>
      </w:r>
      <w:bookmarkEnd w:id="40"/>
      <w:r w:rsidRPr="00E90903">
        <w:t xml:space="preserve">. </w:t>
      </w:r>
      <w:r w:rsidRPr="00E90903">
        <w:rPr>
          <w:i/>
          <w:iCs/>
        </w:rPr>
        <w:t>Med. Phys.</w:t>
      </w:r>
      <w:r w:rsidRPr="00E90903">
        <w:t xml:space="preserve"> </w:t>
      </w:r>
      <w:r w:rsidRPr="00E90903">
        <w:rPr>
          <w:b/>
        </w:rPr>
        <w:t>2013</w:t>
      </w:r>
      <w:r w:rsidRPr="00E90903">
        <w:t xml:space="preserve">, </w:t>
      </w:r>
      <w:r w:rsidRPr="00E90903">
        <w:rPr>
          <w:i/>
        </w:rPr>
        <w:t>40</w:t>
      </w:r>
      <w:r w:rsidRPr="00E90903">
        <w:t>, 051907. https://doi.org/10.1118/1.4800795.</w:t>
      </w:r>
    </w:p>
    <w:p w14:paraId="11AAD342" w14:textId="77777777" w:rsidR="00A83B66" w:rsidRPr="00E90903" w:rsidRDefault="00A83B66" w:rsidP="00A83B66">
      <w:pPr>
        <w:pStyle w:val="MDPI81references"/>
      </w:pPr>
      <w:r w:rsidRPr="00E90903">
        <w:t xml:space="preserve">Jia, Y.; Harman, M. An analysis and survey of the development of mutation testing. </w:t>
      </w:r>
      <w:r w:rsidRPr="00E90903">
        <w:rPr>
          <w:i/>
          <w:iCs/>
        </w:rPr>
        <w:t xml:space="preserve">IEEE Trans. Softw. Eng. </w:t>
      </w:r>
      <w:r w:rsidRPr="00E90903">
        <w:rPr>
          <w:b/>
        </w:rPr>
        <w:t>2011</w:t>
      </w:r>
      <w:r w:rsidRPr="00E90903">
        <w:t xml:space="preserve">, </w:t>
      </w:r>
      <w:r w:rsidRPr="00E90903">
        <w:rPr>
          <w:i/>
        </w:rPr>
        <w:t>37</w:t>
      </w:r>
      <w:r w:rsidRPr="00E90903">
        <w:t>, 649–678. https://doi.org/10.1109/TSE.2010.62.</w:t>
      </w:r>
    </w:p>
    <w:p w14:paraId="61773ED3" w14:textId="77777777" w:rsidR="00A83B66" w:rsidRPr="00E90903" w:rsidRDefault="00A83B66" w:rsidP="00A83B66">
      <w:pPr>
        <w:pStyle w:val="MDPI81references"/>
        <w:rPr>
          <w:color w:val="auto"/>
        </w:rPr>
      </w:pPr>
      <w:r w:rsidRPr="00E90903">
        <w:t xml:space="preserve">Claessen, K.; Hughes, J. </w:t>
      </w:r>
      <w:bookmarkStart w:id="41" w:name="OLE_LINK11"/>
      <w:r w:rsidRPr="00E90903">
        <w:t>QuickCheck: A lightweight tool for random testing of Haskell programs</w:t>
      </w:r>
      <w:bookmarkEnd w:id="41"/>
      <w:r w:rsidRPr="00E90903">
        <w:t xml:space="preserve">. In </w:t>
      </w:r>
      <w:r w:rsidRPr="00E90903">
        <w:rPr>
          <w:i/>
          <w:iCs/>
        </w:rPr>
        <w:t>Proceedings of the Fifth ACM SIGPLAN International Conference on Functional Programming (ICFP)</w:t>
      </w:r>
      <w:r w:rsidRPr="00E90903">
        <w:t>; Association for Computing Machinery: New York, NY, USA,</w:t>
      </w:r>
      <w:r w:rsidRPr="00E90903">
        <w:rPr>
          <w:i/>
          <w:iCs/>
        </w:rPr>
        <w:t xml:space="preserve"> </w:t>
      </w:r>
      <w:r w:rsidRPr="00E90903">
        <w:t>2000; pp. 268–279. https://doi.org/10.1145/351240.351266.</w:t>
      </w:r>
    </w:p>
    <w:p w14:paraId="36B2192B" w14:textId="77777777" w:rsidR="00A83B66" w:rsidRPr="00E90903" w:rsidRDefault="00A83B66" w:rsidP="00A83B66">
      <w:pPr>
        <w:pStyle w:val="MDPI81references"/>
        <w:rPr>
          <w:color w:val="auto"/>
        </w:rPr>
      </w:pPr>
      <w:r w:rsidRPr="00E90903">
        <w:t xml:space="preserve">Chen, T.Y.; Kuo, F.C.; Liu, H.; Poon, P.; Towey, D.; Tse, T.H.; Zhou, Z. </w:t>
      </w:r>
      <w:bookmarkStart w:id="42" w:name="OLE_LINK12"/>
      <w:r w:rsidRPr="00E90903">
        <w:t>Metamorphic testing: A review of challenges and opportunities</w:t>
      </w:r>
      <w:bookmarkEnd w:id="42"/>
      <w:r w:rsidRPr="00E90903">
        <w:t xml:space="preserve">. </w:t>
      </w:r>
      <w:r w:rsidRPr="00E90903">
        <w:rPr>
          <w:i/>
          <w:iCs/>
        </w:rPr>
        <w:t>ACM Comput Surv.</w:t>
      </w:r>
      <w:r w:rsidRPr="00E90903">
        <w:t xml:space="preserve"> </w:t>
      </w:r>
      <w:r w:rsidRPr="00E90903">
        <w:rPr>
          <w:b/>
        </w:rPr>
        <w:t>2018</w:t>
      </w:r>
      <w:r w:rsidRPr="00E90903">
        <w:t xml:space="preserve">, </w:t>
      </w:r>
      <w:r w:rsidRPr="00E90903">
        <w:rPr>
          <w:i/>
        </w:rPr>
        <w:t>51</w:t>
      </w:r>
      <w:r w:rsidRPr="00E90903">
        <w:t>, 1–27. https://doi.org/10.1145/3143561.</w:t>
      </w:r>
    </w:p>
    <w:p w14:paraId="697C4B67" w14:textId="77777777" w:rsidR="00A83B66" w:rsidRPr="00E90903" w:rsidRDefault="00A83B66" w:rsidP="00A83B66">
      <w:pPr>
        <w:pStyle w:val="MDPI81references"/>
        <w:rPr>
          <w:color w:val="auto"/>
        </w:rPr>
      </w:pPr>
      <w:r w:rsidRPr="00E90903">
        <w:t xml:space="preserve">Oberkampf, W.L.; Roy, C.J. </w:t>
      </w:r>
      <w:r w:rsidRPr="00E90903">
        <w:rPr>
          <w:i/>
          <w:iCs/>
        </w:rPr>
        <w:t>Verification and Validation in Scientific Computing</w:t>
      </w:r>
      <w:r w:rsidRPr="00E90903">
        <w:t xml:space="preserve">; </w:t>
      </w:r>
      <w:bookmarkStart w:id="43" w:name="OLE_LINK13"/>
      <w:r w:rsidRPr="00E90903">
        <w:t>Cambridge University Press</w:t>
      </w:r>
      <w:bookmarkEnd w:id="43"/>
      <w:r w:rsidRPr="00E90903">
        <w:t>: Cambridge, UK, 2010.</w:t>
      </w:r>
    </w:p>
    <w:p w14:paraId="6065A4E1" w14:textId="77777777" w:rsidR="00A83B66" w:rsidRPr="00E90903" w:rsidRDefault="00A83B66" w:rsidP="00A83B66">
      <w:pPr>
        <w:pStyle w:val="MDPI81references"/>
        <w:rPr>
          <w:color w:val="auto"/>
        </w:rPr>
      </w:pPr>
      <w:r w:rsidRPr="00E90903">
        <w:t xml:space="preserve">Song, K.-H.; Shan, C.; Xu, G.; Duan, X.; Zhang, Y.; Zhang, K.; Ren, L. Phantom evaluation of small-pixel effect in ultra-high-resolution photon-counting CT: Noise texture and high-contrast spatial resolution. </w:t>
      </w:r>
      <w:r w:rsidRPr="00E90903">
        <w:rPr>
          <w:i/>
          <w:iCs/>
        </w:rPr>
        <w:t xml:space="preserve">J. Appl. Clin. Med. Phys. </w:t>
      </w:r>
      <w:r w:rsidRPr="00E90903">
        <w:rPr>
          <w:b/>
          <w:bCs/>
        </w:rPr>
        <w:t>2026</w:t>
      </w:r>
      <w:r w:rsidRPr="00E90903">
        <w:t xml:space="preserve">, </w:t>
      </w:r>
      <w:r w:rsidRPr="00E90903">
        <w:rPr>
          <w:i/>
          <w:iCs/>
        </w:rPr>
        <w:t>27</w:t>
      </w:r>
      <w:r w:rsidRPr="00E90903">
        <w:t>, e70776. https://doi.org/10.1002/acm2.70776.</w:t>
      </w:r>
    </w:p>
    <w:p w14:paraId="36732C3F" w14:textId="77777777" w:rsidR="00A83B66" w:rsidRPr="00896CA1" w:rsidRDefault="00A83B66" w:rsidP="00A83B66">
      <w:pPr>
        <w:pStyle w:val="MDPI63notes"/>
        <w:rPr>
          <w:szCs w:val="18"/>
        </w:rPr>
      </w:pPr>
      <w:r w:rsidRPr="00E90903">
        <w:rPr>
          <w:b/>
          <w:szCs w:val="18"/>
        </w:rPr>
        <w:t>Disclaimer/Publisher’s Note:</w:t>
      </w:r>
      <w:r w:rsidRPr="00E90903">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78651E9E" w14:textId="77777777" w:rsidR="000F7788" w:rsidRPr="00AB2C6D" w:rsidRDefault="000F7788" w:rsidP="00AE6C31">
      <w:pPr>
        <w:pStyle w:val="MDPI63notes"/>
        <w:rPr>
          <w:lang w:val="en-GB"/>
        </w:rPr>
      </w:pPr>
    </w:p>
    <w:sectPr w:rsidR="000F7788" w:rsidRPr="00AB2C6D" w:rsidSect="005C71C6">
      <w:headerReference w:type="even" r:id="rId17"/>
      <w:headerReference w:type="default" r:id="rId18"/>
      <w:footerReference w:type="default" r:id="rId19"/>
      <w:headerReference w:type="first" r:id="rId20"/>
      <w:footerReference w:type="first" r:id="rId21"/>
      <w:type w:val="continuous"/>
      <w:pgSz w:w="11906" w:h="16838" w:code="9"/>
      <w:pgMar w:top="1417" w:right="720" w:bottom="907" w:left="720" w:header="720" w:footer="612"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Shuji Yamamoto" w:date="2026-09-11T17:21:00Z" w:initials="SY">
    <w:p w14:paraId="283F1CEC" w14:textId="36E7A8A6" w:rsidR="000E7B1B" w:rsidRDefault="000E7B1B">
      <w:pPr>
        <w:pStyle w:val="af1"/>
      </w:pPr>
      <w:r>
        <w:rPr>
          <w:rStyle w:val="af0"/>
        </w:rPr>
        <w:annotationRef/>
      </w:r>
      <w:r>
        <w:t>Restored to "disk" in the three places where it is the name of a defect rather than the English word: this entry, the row label in Table 2, and the Results sentence listing what the internal identities caught. The defect is called "disk" in the released code (paper/make_injection_study.py and taskiq_core/phantoms.py, kind="disk"), alongside sinc, jitter, nps_area, detrend and no_floor, so a reader looking up the Table 2 row in the repository needs the same spelling. Everywhere the word means the shape - disc phantom, disc signal, blurred disc - the British spelling you introduced is right and has been kept.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3F1C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FF1F87" w16cex:dateUtc="2026-09-11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3F1CEC" w16cid:durableId="49FF1F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8FEC" w14:textId="77777777" w:rsidR="00FA2935" w:rsidRPr="00C43FE2" w:rsidRDefault="00FA2935">
      <w:pPr>
        <w:spacing w:line="240" w:lineRule="auto"/>
      </w:pPr>
      <w:r w:rsidRPr="00C43FE2">
        <w:separator/>
      </w:r>
    </w:p>
  </w:endnote>
  <w:endnote w:type="continuationSeparator" w:id="0">
    <w:p w14:paraId="7CA6D8BE" w14:textId="77777777" w:rsidR="00FA2935" w:rsidRPr="00C43FE2" w:rsidRDefault="00FA2935">
      <w:pPr>
        <w:spacing w:line="240" w:lineRule="auto"/>
      </w:pPr>
      <w:r w:rsidRPr="00C43F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9AE8" w14:textId="77777777" w:rsidR="00054EE5" w:rsidRPr="00A27E88" w:rsidRDefault="00A27E88" w:rsidP="00A27E88">
    <w:pPr>
      <w:pStyle w:val="a5"/>
      <w:spacing w:line="240" w:lineRule="auto"/>
      <w:jc w:val="right"/>
    </w:pPr>
    <w:r w:rsidRPr="00F4770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0D3D" w14:textId="77777777" w:rsidR="00657088" w:rsidRPr="00C43FE2" w:rsidRDefault="00657088" w:rsidP="0050686C">
    <w:pPr>
      <w:pBdr>
        <w:top w:val="single" w:sz="4" w:space="0" w:color="000000"/>
      </w:pBdr>
      <w:tabs>
        <w:tab w:val="right" w:pos="8844"/>
      </w:tabs>
      <w:adjustRightInd w:val="0"/>
      <w:snapToGrid w:val="0"/>
      <w:spacing w:before="480" w:line="100" w:lineRule="exact"/>
      <w:jc w:val="left"/>
      <w:rPr>
        <w:i/>
        <w:sz w:val="16"/>
        <w:szCs w:val="16"/>
      </w:rPr>
    </w:pPr>
  </w:p>
  <w:p w14:paraId="411FDB1D" w14:textId="77777777" w:rsidR="00054EE5" w:rsidRPr="00C43FE2" w:rsidRDefault="00054EE5" w:rsidP="005570C5">
    <w:pPr>
      <w:tabs>
        <w:tab w:val="right" w:pos="10466"/>
      </w:tabs>
      <w:adjustRightInd w:val="0"/>
      <w:snapToGrid w:val="0"/>
      <w:spacing w:line="240" w:lineRule="auto"/>
      <w:rPr>
        <w:sz w:val="16"/>
        <w:szCs w:val="16"/>
      </w:rPr>
    </w:pPr>
    <w:r w:rsidRPr="00C43FE2">
      <w:rPr>
        <w:i/>
        <w:sz w:val="16"/>
        <w:szCs w:val="16"/>
      </w:rPr>
      <w:t xml:space="preserve">J. Imaging </w:t>
    </w:r>
    <w:r w:rsidR="00A27E88">
      <w:rPr>
        <w:b/>
        <w:bCs/>
        <w:iCs/>
        <w:sz w:val="16"/>
        <w:szCs w:val="16"/>
      </w:rPr>
      <w:t>2026</w:t>
    </w:r>
    <w:r w:rsidR="00D1329C" w:rsidRPr="00C43FE2">
      <w:rPr>
        <w:bCs/>
        <w:iCs/>
        <w:sz w:val="16"/>
        <w:szCs w:val="16"/>
      </w:rPr>
      <w:t>,</w:t>
    </w:r>
    <w:r w:rsidR="00AE6C31" w:rsidRPr="00C43FE2">
      <w:rPr>
        <w:bCs/>
        <w:i/>
        <w:iCs/>
        <w:sz w:val="16"/>
        <w:szCs w:val="16"/>
      </w:rPr>
      <w:t xml:space="preserve"> </w:t>
    </w:r>
    <w:r w:rsidR="00A27E88">
      <w:rPr>
        <w:bCs/>
        <w:i/>
        <w:iCs/>
        <w:sz w:val="16"/>
        <w:szCs w:val="16"/>
      </w:rPr>
      <w:t>12</w:t>
    </w:r>
    <w:r w:rsidR="00D1329C" w:rsidRPr="00C43FE2">
      <w:rPr>
        <w:bCs/>
        <w:iCs/>
        <w:sz w:val="16"/>
        <w:szCs w:val="16"/>
      </w:rPr>
      <w:t xml:space="preserve">, </w:t>
    </w:r>
    <w:r w:rsidR="000D2752" w:rsidRPr="00C43FE2">
      <w:rPr>
        <w:bCs/>
        <w:iCs/>
        <w:sz w:val="16"/>
        <w:szCs w:val="16"/>
      </w:rPr>
      <w:t>x</w:t>
    </w:r>
    <w:r w:rsidR="005570C5" w:rsidRPr="00C43FE2">
      <w:rPr>
        <w:sz w:val="16"/>
        <w:szCs w:val="16"/>
      </w:rPr>
      <w:tab/>
    </w:r>
    <w:r w:rsidR="00A27E88" w:rsidRPr="00F4770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C824" w14:textId="77777777" w:rsidR="00FA2935" w:rsidRPr="00C43FE2" w:rsidRDefault="00FA2935">
      <w:pPr>
        <w:spacing w:line="240" w:lineRule="auto"/>
      </w:pPr>
      <w:r w:rsidRPr="00C43FE2">
        <w:separator/>
      </w:r>
    </w:p>
  </w:footnote>
  <w:footnote w:type="continuationSeparator" w:id="0">
    <w:p w14:paraId="3A8A1993" w14:textId="77777777" w:rsidR="00FA2935" w:rsidRPr="00C43FE2" w:rsidRDefault="00FA2935">
      <w:pPr>
        <w:spacing w:line="240" w:lineRule="auto"/>
      </w:pPr>
      <w:r w:rsidRPr="00C43F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7C82" w14:textId="77777777" w:rsidR="00054EE5" w:rsidRPr="00C43FE2" w:rsidRDefault="00054EE5" w:rsidP="00054EE5">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8952" w14:textId="77777777" w:rsidR="00657088" w:rsidRPr="00C43FE2" w:rsidRDefault="00054EE5" w:rsidP="005570C5">
    <w:pPr>
      <w:tabs>
        <w:tab w:val="right" w:pos="10466"/>
      </w:tabs>
      <w:adjustRightInd w:val="0"/>
      <w:snapToGrid w:val="0"/>
      <w:spacing w:line="240" w:lineRule="auto"/>
      <w:rPr>
        <w:sz w:val="16"/>
      </w:rPr>
    </w:pPr>
    <w:r w:rsidRPr="00C43FE2">
      <w:rPr>
        <w:i/>
        <w:sz w:val="16"/>
      </w:rPr>
      <w:t xml:space="preserve">J. Imaging </w:t>
    </w:r>
    <w:r w:rsidR="00A27E88">
      <w:rPr>
        <w:b/>
        <w:sz w:val="16"/>
      </w:rPr>
      <w:t>2026</w:t>
    </w:r>
    <w:r w:rsidR="00D1329C" w:rsidRPr="00C43FE2">
      <w:rPr>
        <w:sz w:val="16"/>
      </w:rPr>
      <w:t>,</w:t>
    </w:r>
    <w:r w:rsidR="00AE6C31" w:rsidRPr="00C43FE2">
      <w:rPr>
        <w:i/>
        <w:sz w:val="16"/>
      </w:rPr>
      <w:t xml:space="preserve"> </w:t>
    </w:r>
    <w:r w:rsidR="00A27E88">
      <w:rPr>
        <w:i/>
        <w:sz w:val="16"/>
      </w:rPr>
      <w:t>12</w:t>
    </w:r>
    <w:r w:rsidR="000D2752" w:rsidRPr="00C43FE2">
      <w:rPr>
        <w:sz w:val="16"/>
      </w:rPr>
      <w:t xml:space="preserve">, x </w:t>
    </w:r>
    <w:r w:rsidR="00AE6C31" w:rsidRPr="00C43FE2">
      <w:rPr>
        <w:sz w:val="16"/>
      </w:rPr>
      <w:t>FOR PEER REVIEW</w:t>
    </w:r>
    <w:r w:rsidR="00AE6C31" w:rsidRPr="00C43FE2">
      <w:rPr>
        <w:sz w:val="16"/>
      </w:rPr>
      <w:ptab w:relativeTo="margin" w:alignment="right" w:leader="none"/>
    </w:r>
    <w:r w:rsidR="00AE6C31" w:rsidRPr="00C43FE2">
      <w:rPr>
        <w:sz w:val="16"/>
      </w:rPr>
      <w:fldChar w:fldCharType="begin"/>
    </w:r>
    <w:r w:rsidR="00AE6C31" w:rsidRPr="00C43FE2">
      <w:rPr>
        <w:sz w:val="16"/>
      </w:rPr>
      <w:instrText xml:space="preserve"> PAGE   \* MERGEFORMAT </w:instrText>
    </w:r>
    <w:r w:rsidR="00AE6C31" w:rsidRPr="00C43FE2">
      <w:rPr>
        <w:sz w:val="16"/>
      </w:rPr>
      <w:fldChar w:fldCharType="separate"/>
    </w:r>
    <w:r w:rsidR="00AE6C31" w:rsidRPr="00C43FE2">
      <w:rPr>
        <w:sz w:val="16"/>
      </w:rPr>
      <w:t>2</w:t>
    </w:r>
    <w:r w:rsidR="00AE6C31" w:rsidRPr="00C43FE2">
      <w:rPr>
        <w:sz w:val="16"/>
      </w:rPr>
      <w:fldChar w:fldCharType="end"/>
    </w:r>
    <w:r w:rsidR="00AE6C31" w:rsidRPr="00C43FE2">
      <w:rPr>
        <w:sz w:val="16"/>
      </w:rPr>
      <w:t xml:space="preserve"> of </w:t>
    </w:r>
    <w:r w:rsidR="00AE6C31" w:rsidRPr="00C43FE2">
      <w:rPr>
        <w:sz w:val="16"/>
      </w:rPr>
      <w:fldChar w:fldCharType="begin"/>
    </w:r>
    <w:r w:rsidR="00AE6C31" w:rsidRPr="00C43FE2">
      <w:rPr>
        <w:sz w:val="16"/>
      </w:rPr>
      <w:instrText xml:space="preserve"> NUMPAGES   \* MERGEFORMAT </w:instrText>
    </w:r>
    <w:r w:rsidR="00AE6C31" w:rsidRPr="00C43FE2">
      <w:rPr>
        <w:sz w:val="16"/>
      </w:rPr>
      <w:fldChar w:fldCharType="separate"/>
    </w:r>
    <w:r w:rsidR="00AE6C31" w:rsidRPr="00C43FE2">
      <w:rPr>
        <w:sz w:val="16"/>
      </w:rPr>
      <w:t>7</w:t>
    </w:r>
    <w:r w:rsidR="00AE6C31" w:rsidRPr="00C43FE2">
      <w:rPr>
        <w:sz w:val="16"/>
      </w:rPr>
      <w:fldChar w:fldCharType="end"/>
    </w:r>
  </w:p>
  <w:p w14:paraId="08D2BC59" w14:textId="77777777" w:rsidR="00054EE5" w:rsidRPr="00C43FE2" w:rsidRDefault="00054EE5" w:rsidP="0050686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57088" w:rsidRPr="00C43FE2" w14:paraId="7956BC0E" w14:textId="77777777" w:rsidTr="00EF17D7">
      <w:trPr>
        <w:trHeight w:val="686"/>
      </w:trPr>
      <w:tc>
        <w:tcPr>
          <w:tcW w:w="3679" w:type="dxa"/>
          <w:vAlign w:val="center"/>
        </w:tcPr>
        <w:p w14:paraId="5F6BCE10" w14:textId="77777777" w:rsidR="00657088" w:rsidRPr="00C43FE2" w:rsidRDefault="00B651DA" w:rsidP="005570C5">
          <w:pPr>
            <w:pStyle w:val="a7"/>
            <w:pBdr>
              <w:bottom w:val="none" w:sz="0" w:space="0" w:color="auto"/>
            </w:pBdr>
            <w:jc w:val="left"/>
            <w:rPr>
              <w:rFonts w:eastAsia="DengXian"/>
              <w:b/>
              <w:bCs/>
            </w:rPr>
          </w:pPr>
          <w:r w:rsidRPr="00C43FE2">
            <w:rPr>
              <w:rFonts w:eastAsia="DengXian"/>
              <w:b/>
              <w:bCs/>
              <w:noProof/>
            </w:rPr>
            <w:drawing>
              <wp:inline distT="0" distB="0" distL="0" distR="0" wp14:anchorId="467B01ED" wp14:editId="76D214C7">
                <wp:extent cx="1143887" cy="432000"/>
                <wp:effectExtent l="0" t="0" r="0" b="6350"/>
                <wp:docPr id="4549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287" name=""/>
                        <pic:cNvPicPr/>
                      </pic:nvPicPr>
                      <pic:blipFill>
                        <a:blip r:embed="rId1"/>
                        <a:stretch>
                          <a:fillRect/>
                        </a:stretch>
                      </pic:blipFill>
                      <pic:spPr>
                        <a:xfrm>
                          <a:off x="0" y="0"/>
                          <a:ext cx="1143887" cy="432000"/>
                        </a:xfrm>
                        <a:prstGeom prst="rect">
                          <a:avLst/>
                        </a:prstGeom>
                      </pic:spPr>
                    </pic:pic>
                  </a:graphicData>
                </a:graphic>
              </wp:inline>
            </w:drawing>
          </w:r>
        </w:p>
      </w:tc>
      <w:tc>
        <w:tcPr>
          <w:tcW w:w="4535" w:type="dxa"/>
          <w:vAlign w:val="center"/>
        </w:tcPr>
        <w:p w14:paraId="45CD1859" w14:textId="77777777" w:rsidR="00657088" w:rsidRPr="00C43FE2" w:rsidRDefault="00657088" w:rsidP="005570C5">
          <w:pPr>
            <w:pStyle w:val="a7"/>
            <w:pBdr>
              <w:bottom w:val="none" w:sz="0" w:space="0" w:color="auto"/>
            </w:pBdr>
            <w:rPr>
              <w:rFonts w:eastAsia="DengXian"/>
              <w:b/>
              <w:bCs/>
            </w:rPr>
          </w:pPr>
        </w:p>
      </w:tc>
      <w:tc>
        <w:tcPr>
          <w:tcW w:w="2273" w:type="dxa"/>
          <w:vAlign w:val="center"/>
        </w:tcPr>
        <w:p w14:paraId="682BF4AF" w14:textId="77777777" w:rsidR="00657088" w:rsidRPr="00C43FE2" w:rsidRDefault="00EF17D7" w:rsidP="00EF17D7">
          <w:pPr>
            <w:pStyle w:val="a7"/>
            <w:pBdr>
              <w:bottom w:val="none" w:sz="0" w:space="0" w:color="auto"/>
            </w:pBdr>
            <w:jc w:val="right"/>
            <w:rPr>
              <w:rFonts w:eastAsia="DengXian"/>
              <w:b/>
              <w:bCs/>
            </w:rPr>
          </w:pPr>
          <w:r w:rsidRPr="00C43FE2">
            <w:rPr>
              <w:rFonts w:eastAsia="DengXian"/>
              <w:b/>
              <w:bCs/>
              <w:noProof/>
            </w:rPr>
            <w:drawing>
              <wp:inline distT="0" distB="0" distL="0" distR="0" wp14:anchorId="19EFB98A" wp14:editId="56073327">
                <wp:extent cx="540000" cy="360000"/>
                <wp:effectExtent l="0" t="0" r="0" b="2540"/>
                <wp:docPr id="1557745649" name="Picture 1"/>
                <wp:cNvGraphicFramePr/>
                <a:graphic xmlns:a="http://schemas.openxmlformats.org/drawingml/2006/main">
                  <a:graphicData uri="http://schemas.openxmlformats.org/drawingml/2006/picture">
                    <pic:pic xmlns:pic="http://schemas.openxmlformats.org/drawingml/2006/picture">
                      <pic:nvPicPr>
                        <pic:cNvPr id="1557745649" name=""/>
                        <pic:cNvPicPr/>
                      </pic:nvPicPr>
                      <pic:blipFill>
                        <a:blip r:embed="rId2"/>
                        <a:stretch>
                          <a:fillRect/>
                        </a:stretch>
                      </pic:blipFill>
                      <pic:spPr>
                        <a:xfrm>
                          <a:off x="0" y="0"/>
                          <a:ext cx="540000" cy="360000"/>
                        </a:xfrm>
                        <a:prstGeom prst="rect">
                          <a:avLst/>
                        </a:prstGeom>
                      </pic:spPr>
                    </pic:pic>
                  </a:graphicData>
                </a:graphic>
              </wp:inline>
            </w:drawing>
          </w:r>
        </w:p>
      </w:tc>
    </w:tr>
  </w:tbl>
  <w:p w14:paraId="0F79672A" w14:textId="77777777" w:rsidR="00054EE5" w:rsidRPr="00C43FE2" w:rsidRDefault="00054EE5" w:rsidP="00AE6C3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3AE"/>
    <w:multiLevelType w:val="hybridMultilevel"/>
    <w:tmpl w:val="AAD40DE0"/>
    <w:lvl w:ilvl="0" w:tplc="75CA2762">
      <w:start w:val="2"/>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068E2F99"/>
    <w:multiLevelType w:val="hybridMultilevel"/>
    <w:tmpl w:val="80FE06DA"/>
    <w:lvl w:ilvl="0" w:tplc="9996AD48">
      <w:start w:val="9"/>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0B5F6105"/>
    <w:multiLevelType w:val="hybridMultilevel"/>
    <w:tmpl w:val="7426753C"/>
    <w:lvl w:ilvl="0" w:tplc="FACC10A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E3109"/>
    <w:multiLevelType w:val="hybridMultilevel"/>
    <w:tmpl w:val="D77AE01E"/>
    <w:lvl w:ilvl="0" w:tplc="6DFCC502">
      <w:start w:val="1"/>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13CD5F38"/>
    <w:multiLevelType w:val="hybridMultilevel"/>
    <w:tmpl w:val="5A74A534"/>
    <w:lvl w:ilvl="0" w:tplc="16FC2BF4">
      <w:start w:val="3"/>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18B468F5"/>
    <w:multiLevelType w:val="hybridMultilevel"/>
    <w:tmpl w:val="EAFA22BE"/>
    <w:lvl w:ilvl="0" w:tplc="1D442E3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C6F5D"/>
    <w:multiLevelType w:val="hybridMultilevel"/>
    <w:tmpl w:val="3FD8CB44"/>
    <w:lvl w:ilvl="0" w:tplc="1AE04AA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25044D66"/>
    <w:multiLevelType w:val="hybridMultilevel"/>
    <w:tmpl w:val="1D00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876CF6"/>
    <w:multiLevelType w:val="hybridMultilevel"/>
    <w:tmpl w:val="F3DCFFD4"/>
    <w:lvl w:ilvl="0" w:tplc="CF7EC330">
      <w:start w:val="8"/>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54075B53"/>
    <w:multiLevelType w:val="hybridMultilevel"/>
    <w:tmpl w:val="A26C7FC2"/>
    <w:lvl w:ilvl="0" w:tplc="37AC21D8">
      <w:start w:val="1"/>
      <w:numFmt w:val="decimal"/>
      <w:lvlRestart w:val="0"/>
      <w:pStyle w:val="MDPI37itemize"/>
      <w:lvlText w:val="%1."/>
      <w:lvlJc w:val="left"/>
      <w:pPr>
        <w:ind w:left="3033" w:hanging="425"/>
      </w:pPr>
      <w:rPr>
        <w:rFonts w:ascii="Aptos" w:hAnsi="Aptos" w:hint="default"/>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480271289">
    <w:abstractNumId w:val="7"/>
  </w:num>
  <w:num w:numId="2" w16cid:durableId="608782713">
    <w:abstractNumId w:val="9"/>
  </w:num>
  <w:num w:numId="3" w16cid:durableId="1511215664">
    <w:abstractNumId w:val="6"/>
  </w:num>
  <w:num w:numId="4" w16cid:durableId="1191651236">
    <w:abstractNumId w:val="2"/>
  </w:num>
  <w:num w:numId="5" w16cid:durableId="166093594">
    <w:abstractNumId w:val="5"/>
  </w:num>
  <w:num w:numId="6" w16cid:durableId="900793101">
    <w:abstractNumId w:val="8"/>
  </w:num>
  <w:num w:numId="7" w16cid:durableId="555894655">
    <w:abstractNumId w:val="1"/>
  </w:num>
  <w:num w:numId="8" w16cid:durableId="497308901">
    <w:abstractNumId w:val="3"/>
  </w:num>
  <w:num w:numId="9" w16cid:durableId="1853062769">
    <w:abstractNumId w:val="0"/>
  </w:num>
  <w:num w:numId="10" w16cid:durableId="256208002">
    <w:abstractNumId w:val="4"/>
  </w:num>
  <w:num w:numId="11" w16cid:durableId="392701365">
    <w:abstractNumId w:val="9"/>
    <w:lvlOverride w:ilvl="0">
      <w:startOverride w:val="1"/>
    </w:lvlOverride>
  </w:num>
  <w:num w:numId="12" w16cid:durableId="668289165">
    <w:abstractNumId w:val="9"/>
    <w:lvlOverride w:ilvl="0">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uji Yamamoto">
    <w15:presenceInfo w15:providerId="AD" w15:userId="S::info@lisitimaging.onmicrosoft.com::e2466328-c909-4527-b6de-fd2b2e565672"/>
  </w15:person>
  <w15:person w15:author="Shuji Yamamoto">
    <w15:presenceInfo w15:providerId="AD" w15:userId="S::info@lisitimaging.onmicrosoft.com::e2466328-c909-4527-b6de-fd2b2e5656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BC"/>
    <w:rsid w:val="000049CD"/>
    <w:rsid w:val="000060E8"/>
    <w:rsid w:val="00011027"/>
    <w:rsid w:val="00011093"/>
    <w:rsid w:val="00011508"/>
    <w:rsid w:val="00013998"/>
    <w:rsid w:val="000157CC"/>
    <w:rsid w:val="00025490"/>
    <w:rsid w:val="00026F16"/>
    <w:rsid w:val="00042E29"/>
    <w:rsid w:val="000517A4"/>
    <w:rsid w:val="00054EE5"/>
    <w:rsid w:val="0005706B"/>
    <w:rsid w:val="00071C83"/>
    <w:rsid w:val="000767A6"/>
    <w:rsid w:val="0009033D"/>
    <w:rsid w:val="00091937"/>
    <w:rsid w:val="0009463F"/>
    <w:rsid w:val="00094C0E"/>
    <w:rsid w:val="00095D23"/>
    <w:rsid w:val="00096C6F"/>
    <w:rsid w:val="000A3B54"/>
    <w:rsid w:val="000A5FB2"/>
    <w:rsid w:val="000D2752"/>
    <w:rsid w:val="000D5436"/>
    <w:rsid w:val="000E46AA"/>
    <w:rsid w:val="000E4B6A"/>
    <w:rsid w:val="000E5C08"/>
    <w:rsid w:val="000E7B1B"/>
    <w:rsid w:val="000E7DD2"/>
    <w:rsid w:val="000F644B"/>
    <w:rsid w:val="000F7788"/>
    <w:rsid w:val="001149B8"/>
    <w:rsid w:val="0012681F"/>
    <w:rsid w:val="001268DE"/>
    <w:rsid w:val="0014404A"/>
    <w:rsid w:val="00161364"/>
    <w:rsid w:val="0016150B"/>
    <w:rsid w:val="00161A26"/>
    <w:rsid w:val="001679E4"/>
    <w:rsid w:val="00176E50"/>
    <w:rsid w:val="00180111"/>
    <w:rsid w:val="00182E86"/>
    <w:rsid w:val="00186C19"/>
    <w:rsid w:val="00187A09"/>
    <w:rsid w:val="00197955"/>
    <w:rsid w:val="001A6FF3"/>
    <w:rsid w:val="001A7B62"/>
    <w:rsid w:val="001C16C9"/>
    <w:rsid w:val="001C3AC8"/>
    <w:rsid w:val="001E2AEB"/>
    <w:rsid w:val="001E4571"/>
    <w:rsid w:val="001F2035"/>
    <w:rsid w:val="00202403"/>
    <w:rsid w:val="002066EA"/>
    <w:rsid w:val="00216AA1"/>
    <w:rsid w:val="00230FB7"/>
    <w:rsid w:val="00246DE2"/>
    <w:rsid w:val="002568D9"/>
    <w:rsid w:val="00263295"/>
    <w:rsid w:val="00266301"/>
    <w:rsid w:val="0026796F"/>
    <w:rsid w:val="002703AB"/>
    <w:rsid w:val="00282D92"/>
    <w:rsid w:val="00287DE3"/>
    <w:rsid w:val="00295161"/>
    <w:rsid w:val="002B5622"/>
    <w:rsid w:val="002B5956"/>
    <w:rsid w:val="002C0327"/>
    <w:rsid w:val="002C066F"/>
    <w:rsid w:val="002C38D7"/>
    <w:rsid w:val="002D1C6E"/>
    <w:rsid w:val="002D7928"/>
    <w:rsid w:val="002E0A76"/>
    <w:rsid w:val="002E6A3C"/>
    <w:rsid w:val="002F1EFE"/>
    <w:rsid w:val="003141F9"/>
    <w:rsid w:val="00326141"/>
    <w:rsid w:val="00331E02"/>
    <w:rsid w:val="00333E97"/>
    <w:rsid w:val="00374FB8"/>
    <w:rsid w:val="0037535D"/>
    <w:rsid w:val="003936AC"/>
    <w:rsid w:val="003B0231"/>
    <w:rsid w:val="003C1CCD"/>
    <w:rsid w:val="003C46CE"/>
    <w:rsid w:val="003D5CEF"/>
    <w:rsid w:val="003D7A7C"/>
    <w:rsid w:val="003E26C3"/>
    <w:rsid w:val="003E2FF3"/>
    <w:rsid w:val="003E4308"/>
    <w:rsid w:val="003E5D70"/>
    <w:rsid w:val="00401D30"/>
    <w:rsid w:val="004165B5"/>
    <w:rsid w:val="00421E12"/>
    <w:rsid w:val="004225CA"/>
    <w:rsid w:val="00453527"/>
    <w:rsid w:val="00454A4A"/>
    <w:rsid w:val="0045526A"/>
    <w:rsid w:val="00460D7F"/>
    <w:rsid w:val="004619A5"/>
    <w:rsid w:val="0046438F"/>
    <w:rsid w:val="004901EC"/>
    <w:rsid w:val="00496202"/>
    <w:rsid w:val="00497E7F"/>
    <w:rsid w:val="004A6736"/>
    <w:rsid w:val="004B0804"/>
    <w:rsid w:val="004B231A"/>
    <w:rsid w:val="004D3CFD"/>
    <w:rsid w:val="0050263E"/>
    <w:rsid w:val="0050686C"/>
    <w:rsid w:val="00507625"/>
    <w:rsid w:val="00527A2B"/>
    <w:rsid w:val="00531A54"/>
    <w:rsid w:val="0054236C"/>
    <w:rsid w:val="00545B32"/>
    <w:rsid w:val="005570C5"/>
    <w:rsid w:val="00570033"/>
    <w:rsid w:val="005743B3"/>
    <w:rsid w:val="00576345"/>
    <w:rsid w:val="00581681"/>
    <w:rsid w:val="0058241C"/>
    <w:rsid w:val="00583CB8"/>
    <w:rsid w:val="00584987"/>
    <w:rsid w:val="00587AE7"/>
    <w:rsid w:val="005A6F5B"/>
    <w:rsid w:val="005B2B03"/>
    <w:rsid w:val="005C71C6"/>
    <w:rsid w:val="005D6788"/>
    <w:rsid w:val="005E0D4C"/>
    <w:rsid w:val="005E73F3"/>
    <w:rsid w:val="005F0744"/>
    <w:rsid w:val="00600C5E"/>
    <w:rsid w:val="006028D3"/>
    <w:rsid w:val="006074AD"/>
    <w:rsid w:val="006122BA"/>
    <w:rsid w:val="00615A72"/>
    <w:rsid w:val="006201CD"/>
    <w:rsid w:val="00622774"/>
    <w:rsid w:val="00625300"/>
    <w:rsid w:val="006259D5"/>
    <w:rsid w:val="00637206"/>
    <w:rsid w:val="00651AB7"/>
    <w:rsid w:val="00657088"/>
    <w:rsid w:val="00661DA6"/>
    <w:rsid w:val="00665832"/>
    <w:rsid w:val="006873ED"/>
    <w:rsid w:val="00692393"/>
    <w:rsid w:val="00692487"/>
    <w:rsid w:val="00695B27"/>
    <w:rsid w:val="006A6C72"/>
    <w:rsid w:val="006B3AE9"/>
    <w:rsid w:val="006C1854"/>
    <w:rsid w:val="006C3DBE"/>
    <w:rsid w:val="006C4F7E"/>
    <w:rsid w:val="006D7460"/>
    <w:rsid w:val="00717598"/>
    <w:rsid w:val="0071768C"/>
    <w:rsid w:val="00722CBC"/>
    <w:rsid w:val="007360C2"/>
    <w:rsid w:val="007442D4"/>
    <w:rsid w:val="00750F31"/>
    <w:rsid w:val="00762545"/>
    <w:rsid w:val="00766EAC"/>
    <w:rsid w:val="00775654"/>
    <w:rsid w:val="00786CD3"/>
    <w:rsid w:val="00797D82"/>
    <w:rsid w:val="007A424F"/>
    <w:rsid w:val="007A4FEC"/>
    <w:rsid w:val="007C0D87"/>
    <w:rsid w:val="007E0C51"/>
    <w:rsid w:val="007E4DC4"/>
    <w:rsid w:val="007E52AB"/>
    <w:rsid w:val="0080135D"/>
    <w:rsid w:val="00802212"/>
    <w:rsid w:val="00803177"/>
    <w:rsid w:val="00812237"/>
    <w:rsid w:val="00816FEF"/>
    <w:rsid w:val="008219F7"/>
    <w:rsid w:val="008337E8"/>
    <w:rsid w:val="00856ADD"/>
    <w:rsid w:val="00856DD3"/>
    <w:rsid w:val="00864974"/>
    <w:rsid w:val="00865AC6"/>
    <w:rsid w:val="00881810"/>
    <w:rsid w:val="008A32F1"/>
    <w:rsid w:val="008A5E59"/>
    <w:rsid w:val="008A6EF8"/>
    <w:rsid w:val="008B0B3C"/>
    <w:rsid w:val="008C2016"/>
    <w:rsid w:val="008C254A"/>
    <w:rsid w:val="008C7C18"/>
    <w:rsid w:val="008D027E"/>
    <w:rsid w:val="008D7F8F"/>
    <w:rsid w:val="008E0DE5"/>
    <w:rsid w:val="008E50B3"/>
    <w:rsid w:val="0090307C"/>
    <w:rsid w:val="009051DB"/>
    <w:rsid w:val="00913935"/>
    <w:rsid w:val="00921E2C"/>
    <w:rsid w:val="00921F21"/>
    <w:rsid w:val="00922E9C"/>
    <w:rsid w:val="0092308D"/>
    <w:rsid w:val="0092552E"/>
    <w:rsid w:val="00944A2C"/>
    <w:rsid w:val="0094577D"/>
    <w:rsid w:val="009468CA"/>
    <w:rsid w:val="00947F77"/>
    <w:rsid w:val="00956516"/>
    <w:rsid w:val="00957C94"/>
    <w:rsid w:val="009633B3"/>
    <w:rsid w:val="00963CB4"/>
    <w:rsid w:val="00986CD7"/>
    <w:rsid w:val="009A39DB"/>
    <w:rsid w:val="009B089E"/>
    <w:rsid w:val="009C78B9"/>
    <w:rsid w:val="009D3BBB"/>
    <w:rsid w:val="009D5257"/>
    <w:rsid w:val="009E040D"/>
    <w:rsid w:val="009F3826"/>
    <w:rsid w:val="009F4FE6"/>
    <w:rsid w:val="009F70E6"/>
    <w:rsid w:val="00A04706"/>
    <w:rsid w:val="00A06AA2"/>
    <w:rsid w:val="00A070A5"/>
    <w:rsid w:val="00A14A6B"/>
    <w:rsid w:val="00A23E82"/>
    <w:rsid w:val="00A25BC6"/>
    <w:rsid w:val="00A27E88"/>
    <w:rsid w:val="00A42712"/>
    <w:rsid w:val="00A54DD6"/>
    <w:rsid w:val="00A6449E"/>
    <w:rsid w:val="00A66716"/>
    <w:rsid w:val="00A73837"/>
    <w:rsid w:val="00A76E6C"/>
    <w:rsid w:val="00A77736"/>
    <w:rsid w:val="00A834EA"/>
    <w:rsid w:val="00A83B66"/>
    <w:rsid w:val="00A912F7"/>
    <w:rsid w:val="00A9156B"/>
    <w:rsid w:val="00A94503"/>
    <w:rsid w:val="00AB1D8A"/>
    <w:rsid w:val="00AB2C6D"/>
    <w:rsid w:val="00AC2EE8"/>
    <w:rsid w:val="00AC3161"/>
    <w:rsid w:val="00AC3F50"/>
    <w:rsid w:val="00AC5CEA"/>
    <w:rsid w:val="00AD4F99"/>
    <w:rsid w:val="00AE6C31"/>
    <w:rsid w:val="00AF5FE6"/>
    <w:rsid w:val="00B0199B"/>
    <w:rsid w:val="00B0365D"/>
    <w:rsid w:val="00B0586C"/>
    <w:rsid w:val="00B17CB6"/>
    <w:rsid w:val="00B17DAF"/>
    <w:rsid w:val="00B2467E"/>
    <w:rsid w:val="00B25844"/>
    <w:rsid w:val="00B3504B"/>
    <w:rsid w:val="00B47F5B"/>
    <w:rsid w:val="00B50ED5"/>
    <w:rsid w:val="00B51B5E"/>
    <w:rsid w:val="00B64A20"/>
    <w:rsid w:val="00B651DA"/>
    <w:rsid w:val="00B83000"/>
    <w:rsid w:val="00B90195"/>
    <w:rsid w:val="00B9627A"/>
    <w:rsid w:val="00BA287E"/>
    <w:rsid w:val="00BB0B6C"/>
    <w:rsid w:val="00BC5574"/>
    <w:rsid w:val="00BD3C50"/>
    <w:rsid w:val="00BD4973"/>
    <w:rsid w:val="00BE2DA0"/>
    <w:rsid w:val="00BE2E23"/>
    <w:rsid w:val="00BE7D97"/>
    <w:rsid w:val="00C02970"/>
    <w:rsid w:val="00C1760E"/>
    <w:rsid w:val="00C31AB5"/>
    <w:rsid w:val="00C32998"/>
    <w:rsid w:val="00C357F4"/>
    <w:rsid w:val="00C405FC"/>
    <w:rsid w:val="00C43FE2"/>
    <w:rsid w:val="00C62112"/>
    <w:rsid w:val="00C64FEA"/>
    <w:rsid w:val="00C66080"/>
    <w:rsid w:val="00C76472"/>
    <w:rsid w:val="00C776C7"/>
    <w:rsid w:val="00C842B7"/>
    <w:rsid w:val="00C85765"/>
    <w:rsid w:val="00C8577F"/>
    <w:rsid w:val="00C94319"/>
    <w:rsid w:val="00C957B0"/>
    <w:rsid w:val="00CA47F0"/>
    <w:rsid w:val="00CB24BC"/>
    <w:rsid w:val="00CC2DDE"/>
    <w:rsid w:val="00CC3E55"/>
    <w:rsid w:val="00CC5F55"/>
    <w:rsid w:val="00CE3F1B"/>
    <w:rsid w:val="00CE5441"/>
    <w:rsid w:val="00CF491A"/>
    <w:rsid w:val="00D02B8A"/>
    <w:rsid w:val="00D04A0F"/>
    <w:rsid w:val="00D070FD"/>
    <w:rsid w:val="00D1329C"/>
    <w:rsid w:val="00D20AB9"/>
    <w:rsid w:val="00D30289"/>
    <w:rsid w:val="00D56681"/>
    <w:rsid w:val="00D56E91"/>
    <w:rsid w:val="00D658B7"/>
    <w:rsid w:val="00D664BB"/>
    <w:rsid w:val="00D672BC"/>
    <w:rsid w:val="00D9015C"/>
    <w:rsid w:val="00D967FE"/>
    <w:rsid w:val="00DB2502"/>
    <w:rsid w:val="00DB662C"/>
    <w:rsid w:val="00DB7AFA"/>
    <w:rsid w:val="00DC2453"/>
    <w:rsid w:val="00DD6AEE"/>
    <w:rsid w:val="00DE3BB0"/>
    <w:rsid w:val="00DE6552"/>
    <w:rsid w:val="00E0430D"/>
    <w:rsid w:val="00E053AD"/>
    <w:rsid w:val="00E07238"/>
    <w:rsid w:val="00E11B9E"/>
    <w:rsid w:val="00E136A8"/>
    <w:rsid w:val="00E14C20"/>
    <w:rsid w:val="00E159A1"/>
    <w:rsid w:val="00E15B39"/>
    <w:rsid w:val="00E17CC6"/>
    <w:rsid w:val="00E20D37"/>
    <w:rsid w:val="00E500AB"/>
    <w:rsid w:val="00E50F6E"/>
    <w:rsid w:val="00E558AD"/>
    <w:rsid w:val="00E55D0A"/>
    <w:rsid w:val="00E5714C"/>
    <w:rsid w:val="00E64777"/>
    <w:rsid w:val="00E6580D"/>
    <w:rsid w:val="00E747BC"/>
    <w:rsid w:val="00E81211"/>
    <w:rsid w:val="00E90903"/>
    <w:rsid w:val="00E91AE1"/>
    <w:rsid w:val="00EA0048"/>
    <w:rsid w:val="00EA5ED3"/>
    <w:rsid w:val="00EA6148"/>
    <w:rsid w:val="00EB6EB1"/>
    <w:rsid w:val="00EC0588"/>
    <w:rsid w:val="00EC1036"/>
    <w:rsid w:val="00EC17A8"/>
    <w:rsid w:val="00ED11AB"/>
    <w:rsid w:val="00ED319A"/>
    <w:rsid w:val="00ED4353"/>
    <w:rsid w:val="00ED56B4"/>
    <w:rsid w:val="00ED7698"/>
    <w:rsid w:val="00EE5A86"/>
    <w:rsid w:val="00EE75F4"/>
    <w:rsid w:val="00EE7A23"/>
    <w:rsid w:val="00EF00EE"/>
    <w:rsid w:val="00EF17D7"/>
    <w:rsid w:val="00EF2F89"/>
    <w:rsid w:val="00F1121E"/>
    <w:rsid w:val="00F11312"/>
    <w:rsid w:val="00F11E07"/>
    <w:rsid w:val="00F124F6"/>
    <w:rsid w:val="00F236CC"/>
    <w:rsid w:val="00F23E47"/>
    <w:rsid w:val="00F25ED1"/>
    <w:rsid w:val="00F34FEE"/>
    <w:rsid w:val="00F4770C"/>
    <w:rsid w:val="00F5114E"/>
    <w:rsid w:val="00F54D18"/>
    <w:rsid w:val="00F71B4D"/>
    <w:rsid w:val="00F72EE6"/>
    <w:rsid w:val="00F958C9"/>
    <w:rsid w:val="00F96132"/>
    <w:rsid w:val="00FA2935"/>
    <w:rsid w:val="00FA4C78"/>
    <w:rsid w:val="00FA70BC"/>
    <w:rsid w:val="00FB072E"/>
    <w:rsid w:val="00FB6697"/>
    <w:rsid w:val="00FC0320"/>
    <w:rsid w:val="00FC3BCC"/>
    <w:rsid w:val="00FC56B6"/>
    <w:rsid w:val="00FE30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6D1F3571"/>
  <w15:chartTrackingRefBased/>
  <w15:docId w15:val="{0E366E1D-6396-430D-AB72-63C084E5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788"/>
    <w:pPr>
      <w:spacing w:line="280" w:lineRule="atLeast"/>
      <w:jc w:val="both"/>
    </w:pPr>
    <w:rPr>
      <w:rFonts w:ascii="Palatino Linotype" w:hAnsi="Palatino Linotype"/>
      <w:color w:val="000000"/>
    </w:rPr>
  </w:style>
  <w:style w:type="paragraph" w:styleId="1">
    <w:name w:val="heading 1"/>
    <w:basedOn w:val="a"/>
    <w:next w:val="a0"/>
    <w:link w:val="10"/>
    <w:uiPriority w:val="9"/>
    <w:qFormat/>
    <w:rsid w:val="00E747BC"/>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unhideWhenUsed/>
    <w:qFormat/>
    <w:rsid w:val="00E747BC"/>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0"/>
    <w:link w:val="30"/>
    <w:uiPriority w:val="9"/>
    <w:semiHidden/>
    <w:unhideWhenUsed/>
    <w:qFormat/>
    <w:rsid w:val="00E747BC"/>
    <w:pPr>
      <w:keepNext/>
      <w:keepLines/>
      <w:spacing w:before="160" w:after="80" w:line="240" w:lineRule="auto"/>
      <w:jc w:val="left"/>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0"/>
    <w:link w:val="40"/>
    <w:uiPriority w:val="9"/>
    <w:semiHidden/>
    <w:unhideWhenUsed/>
    <w:qFormat/>
    <w:rsid w:val="00E747BC"/>
    <w:pPr>
      <w:keepNext/>
      <w:keepLines/>
      <w:spacing w:before="80" w:after="40" w:line="240" w:lineRule="auto"/>
      <w:jc w:val="left"/>
      <w:outlineLvl w:val="3"/>
    </w:pPr>
    <w:rPr>
      <w:rFonts w:asciiTheme="minorHAnsi" w:eastAsiaTheme="majorEastAsia" w:hAnsiTheme="minorHAnsi" w:cstheme="majorBidi"/>
      <w:i/>
      <w:iCs/>
      <w:color w:val="2F5496" w:themeColor="accent1" w:themeShade="BF"/>
      <w:sz w:val="24"/>
      <w:szCs w:val="24"/>
    </w:rPr>
  </w:style>
  <w:style w:type="paragraph" w:styleId="5">
    <w:name w:val="heading 5"/>
    <w:basedOn w:val="a"/>
    <w:next w:val="a0"/>
    <w:link w:val="50"/>
    <w:uiPriority w:val="9"/>
    <w:semiHidden/>
    <w:unhideWhenUsed/>
    <w:qFormat/>
    <w:rsid w:val="00E747BC"/>
    <w:pPr>
      <w:keepNext/>
      <w:keepLines/>
      <w:spacing w:before="80" w:after="40" w:line="240" w:lineRule="auto"/>
      <w:jc w:val="left"/>
      <w:outlineLvl w:val="4"/>
    </w:pPr>
    <w:rPr>
      <w:rFonts w:asciiTheme="minorHAnsi" w:eastAsiaTheme="majorEastAsia" w:hAnsiTheme="minorHAnsi" w:cstheme="majorBidi"/>
      <w:color w:val="2F5496" w:themeColor="accent1" w:themeShade="BF"/>
      <w:sz w:val="24"/>
      <w:szCs w:val="24"/>
    </w:rPr>
  </w:style>
  <w:style w:type="paragraph" w:styleId="6">
    <w:name w:val="heading 6"/>
    <w:basedOn w:val="a"/>
    <w:next w:val="a0"/>
    <w:link w:val="60"/>
    <w:uiPriority w:val="9"/>
    <w:semiHidden/>
    <w:unhideWhenUsed/>
    <w:qFormat/>
    <w:rsid w:val="00E747BC"/>
    <w:pPr>
      <w:keepNext/>
      <w:keepLines/>
      <w:spacing w:before="40" w:line="240" w:lineRule="auto"/>
      <w:jc w:val="left"/>
      <w:outlineLvl w:val="5"/>
    </w:pPr>
    <w:rPr>
      <w:rFonts w:asciiTheme="minorHAnsi" w:eastAsiaTheme="majorEastAsia" w:hAnsiTheme="minorHAnsi" w:cstheme="majorBidi"/>
      <w:i/>
      <w:iCs/>
      <w:color w:val="595959" w:themeColor="text1" w:themeTint="A6"/>
      <w:sz w:val="24"/>
      <w:szCs w:val="24"/>
    </w:rPr>
  </w:style>
  <w:style w:type="paragraph" w:styleId="7">
    <w:name w:val="heading 7"/>
    <w:basedOn w:val="a"/>
    <w:next w:val="a0"/>
    <w:link w:val="70"/>
    <w:uiPriority w:val="9"/>
    <w:semiHidden/>
    <w:unhideWhenUsed/>
    <w:qFormat/>
    <w:rsid w:val="00E747BC"/>
    <w:pPr>
      <w:keepNext/>
      <w:keepLines/>
      <w:spacing w:before="40" w:line="240" w:lineRule="auto"/>
      <w:jc w:val="left"/>
      <w:outlineLvl w:val="6"/>
    </w:pPr>
    <w:rPr>
      <w:rFonts w:asciiTheme="minorHAnsi" w:eastAsiaTheme="majorEastAsia" w:hAnsiTheme="minorHAnsi" w:cstheme="majorBidi"/>
      <w:color w:val="595959" w:themeColor="text1" w:themeTint="A6"/>
      <w:sz w:val="24"/>
      <w:szCs w:val="24"/>
    </w:rPr>
  </w:style>
  <w:style w:type="paragraph" w:styleId="8">
    <w:name w:val="heading 8"/>
    <w:basedOn w:val="a"/>
    <w:next w:val="a0"/>
    <w:link w:val="80"/>
    <w:uiPriority w:val="9"/>
    <w:semiHidden/>
    <w:unhideWhenUsed/>
    <w:qFormat/>
    <w:rsid w:val="00E747BC"/>
    <w:pPr>
      <w:keepNext/>
      <w:keepLines/>
      <w:spacing w:line="240" w:lineRule="auto"/>
      <w:jc w:val="left"/>
      <w:outlineLvl w:val="7"/>
    </w:pPr>
    <w:rPr>
      <w:rFonts w:asciiTheme="minorHAnsi" w:eastAsiaTheme="majorEastAsia" w:hAnsiTheme="minorHAnsi" w:cstheme="majorBidi"/>
      <w:i/>
      <w:iCs/>
      <w:color w:val="272727" w:themeColor="text1" w:themeTint="D8"/>
      <w:sz w:val="24"/>
      <w:szCs w:val="24"/>
    </w:rPr>
  </w:style>
  <w:style w:type="paragraph" w:styleId="9">
    <w:name w:val="heading 9"/>
    <w:basedOn w:val="a"/>
    <w:next w:val="a0"/>
    <w:link w:val="90"/>
    <w:uiPriority w:val="9"/>
    <w:semiHidden/>
    <w:unhideWhenUsed/>
    <w:qFormat/>
    <w:rsid w:val="00E747BC"/>
    <w:pPr>
      <w:keepNext/>
      <w:keepLines/>
      <w:spacing w:line="240" w:lineRule="auto"/>
      <w:jc w:val="left"/>
      <w:outlineLvl w:val="8"/>
    </w:pPr>
    <w:rPr>
      <w:rFonts w:asciiTheme="minorHAnsi" w:eastAsiaTheme="majorEastAsia" w:hAnsiTheme="minorHAnsi" w:cstheme="majorBidi"/>
      <w:color w:val="272727" w:themeColor="text1" w:themeTint="D8"/>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DPI11articletype">
    <w:name w:val="MDPI_1.1_article_type"/>
    <w:next w:val="a"/>
    <w:qFormat/>
    <w:rsid w:val="005C71C6"/>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a"/>
    <w:qFormat/>
    <w:rsid w:val="005C71C6"/>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a"/>
    <w:qFormat/>
    <w:rsid w:val="005C71C6"/>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a"/>
    <w:next w:val="a"/>
    <w:qFormat/>
    <w:rsid w:val="005C71C6"/>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5C71C6"/>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a"/>
    <w:qFormat/>
    <w:rsid w:val="005C71C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a"/>
    <w:qFormat/>
    <w:rsid w:val="005C71C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5C71C6"/>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a2"/>
    <w:uiPriority w:val="99"/>
    <w:rsid w:val="00D02B8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2"/>
    <w:uiPriority w:val="59"/>
    <w:rsid w:val="000F778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0F7788"/>
    <w:pPr>
      <w:tabs>
        <w:tab w:val="center" w:pos="4153"/>
        <w:tab w:val="right" w:pos="8306"/>
      </w:tabs>
      <w:snapToGrid w:val="0"/>
      <w:spacing w:line="240" w:lineRule="atLeast"/>
    </w:pPr>
    <w:rPr>
      <w:szCs w:val="18"/>
    </w:rPr>
  </w:style>
  <w:style w:type="character" w:customStyle="1" w:styleId="a6">
    <w:name w:val="フッター (文字)"/>
    <w:link w:val="a5"/>
    <w:uiPriority w:val="99"/>
    <w:rsid w:val="000F7788"/>
    <w:rPr>
      <w:rFonts w:ascii="Palatino Linotype" w:hAnsi="Palatino Linotype"/>
      <w:noProof/>
      <w:color w:val="000000"/>
      <w:szCs w:val="18"/>
    </w:rPr>
  </w:style>
  <w:style w:type="paragraph" w:styleId="a7">
    <w:name w:val="header"/>
    <w:basedOn w:val="a"/>
    <w:link w:val="a8"/>
    <w:uiPriority w:val="99"/>
    <w:rsid w:val="000F778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ヘッダー (文字)"/>
    <w:link w:val="a7"/>
    <w:uiPriority w:val="99"/>
    <w:rsid w:val="000F7788"/>
    <w:rPr>
      <w:rFonts w:ascii="Palatino Linotype" w:hAnsi="Palatino Linotype"/>
      <w:noProof/>
      <w:color w:val="000000"/>
      <w:szCs w:val="18"/>
    </w:rPr>
  </w:style>
  <w:style w:type="paragraph" w:customStyle="1" w:styleId="MDPI32textnoindent">
    <w:name w:val="MDPI_3.2_text_no_indent"/>
    <w:basedOn w:val="MDPI31text"/>
    <w:qFormat/>
    <w:rsid w:val="005C71C6"/>
    <w:pPr>
      <w:ind w:firstLine="0"/>
    </w:pPr>
  </w:style>
  <w:style w:type="paragraph" w:customStyle="1" w:styleId="MDPI31text">
    <w:name w:val="MDPI_3.1_text"/>
    <w:qFormat/>
    <w:rsid w:val="005C71C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5C71C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5C71C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5C71C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5C71C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EE7A23"/>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1C3AC8"/>
    <w:pPr>
      <w:numPr>
        <w:numId w:val="3"/>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5C71C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5C71C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5C71C6"/>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5C71C6"/>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5C71C6"/>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5C71C6"/>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5C71C6"/>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5C71C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5C71C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5C71C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5C71C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5C71C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5C71C6"/>
    <w:pPr>
      <w:numPr>
        <w:numId w:val="5"/>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a9">
    <w:name w:val="Balloon Text"/>
    <w:basedOn w:val="a"/>
    <w:link w:val="aa"/>
    <w:uiPriority w:val="99"/>
    <w:rsid w:val="000F7788"/>
    <w:rPr>
      <w:rFonts w:cs="Tahoma"/>
      <w:szCs w:val="18"/>
    </w:rPr>
  </w:style>
  <w:style w:type="character" w:customStyle="1" w:styleId="aa">
    <w:name w:val="吹き出し (文字)"/>
    <w:link w:val="a9"/>
    <w:uiPriority w:val="99"/>
    <w:rsid w:val="000F7788"/>
    <w:rPr>
      <w:rFonts w:ascii="Palatino Linotype" w:hAnsi="Palatino Linotype" w:cs="Tahoma"/>
      <w:noProof/>
      <w:color w:val="000000"/>
      <w:szCs w:val="18"/>
    </w:rPr>
  </w:style>
  <w:style w:type="character" w:styleId="ab">
    <w:name w:val="line number"/>
    <w:uiPriority w:val="99"/>
    <w:rsid w:val="00282D92"/>
    <w:rPr>
      <w:rFonts w:ascii="Palatino Linotype" w:hAnsi="Palatino Linotype"/>
      <w:sz w:val="16"/>
    </w:rPr>
  </w:style>
  <w:style w:type="table" w:customStyle="1" w:styleId="MDPI41threelinetable">
    <w:name w:val="MDPI_4.1_three_line_table"/>
    <w:basedOn w:val="a2"/>
    <w:uiPriority w:val="99"/>
    <w:rsid w:val="005C71C6"/>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c">
    <w:name w:val="Hyperlink"/>
    <w:rsid w:val="000F7788"/>
    <w:rPr>
      <w:color w:val="0000FF"/>
      <w:u w:val="single"/>
    </w:rPr>
  </w:style>
  <w:style w:type="character" w:styleId="ad">
    <w:name w:val="Unresolved Mention"/>
    <w:uiPriority w:val="99"/>
    <w:semiHidden/>
    <w:unhideWhenUsed/>
    <w:rsid w:val="009E040D"/>
    <w:rPr>
      <w:color w:val="605E5C"/>
      <w:shd w:val="clear" w:color="auto" w:fill="E1DFDD"/>
    </w:rPr>
  </w:style>
  <w:style w:type="table" w:styleId="41">
    <w:name w:val="Plain Table 4"/>
    <w:basedOn w:val="a2"/>
    <w:uiPriority w:val="44"/>
    <w:rsid w:val="00D132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5C71C6"/>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5C71C6"/>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5C71C6"/>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5C71C6"/>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5C71C6"/>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5C71C6"/>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5C71C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2"/>
    <w:uiPriority w:val="99"/>
    <w:rsid w:val="005C71C6"/>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0F7788"/>
  </w:style>
  <w:style w:type="paragraph" w:styleId="ae">
    <w:name w:val="Bibliography"/>
    <w:basedOn w:val="a"/>
    <w:next w:val="a"/>
    <w:unhideWhenUsed/>
    <w:qFormat/>
    <w:rsid w:val="000F7788"/>
  </w:style>
  <w:style w:type="paragraph" w:styleId="a0">
    <w:name w:val="Body Text"/>
    <w:link w:val="af"/>
    <w:qFormat/>
    <w:rsid w:val="000F7788"/>
    <w:pPr>
      <w:spacing w:after="120" w:line="340" w:lineRule="atLeast"/>
      <w:jc w:val="both"/>
    </w:pPr>
    <w:rPr>
      <w:rFonts w:ascii="Palatino Linotype" w:hAnsi="Palatino Linotype"/>
      <w:color w:val="000000"/>
      <w:sz w:val="24"/>
      <w:lang w:eastAsia="de-DE"/>
    </w:rPr>
  </w:style>
  <w:style w:type="character" w:customStyle="1" w:styleId="af">
    <w:name w:val="本文 (文字)"/>
    <w:link w:val="a0"/>
    <w:rsid w:val="000F7788"/>
    <w:rPr>
      <w:rFonts w:ascii="Palatino Linotype" w:hAnsi="Palatino Linotype"/>
      <w:color w:val="000000"/>
      <w:sz w:val="24"/>
      <w:lang w:eastAsia="de-DE"/>
    </w:rPr>
  </w:style>
  <w:style w:type="character" w:styleId="af0">
    <w:name w:val="annotation reference"/>
    <w:rsid w:val="000F7788"/>
    <w:rPr>
      <w:sz w:val="21"/>
      <w:szCs w:val="21"/>
    </w:rPr>
  </w:style>
  <w:style w:type="paragraph" w:styleId="af1">
    <w:name w:val="annotation text"/>
    <w:basedOn w:val="a"/>
    <w:link w:val="af2"/>
    <w:rsid w:val="000F7788"/>
  </w:style>
  <w:style w:type="character" w:customStyle="1" w:styleId="af2">
    <w:name w:val="コメント文字列 (文字)"/>
    <w:link w:val="af1"/>
    <w:rsid w:val="000F7788"/>
    <w:rPr>
      <w:rFonts w:ascii="Palatino Linotype" w:hAnsi="Palatino Linotype"/>
      <w:noProof/>
      <w:color w:val="000000"/>
    </w:rPr>
  </w:style>
  <w:style w:type="paragraph" w:styleId="af3">
    <w:name w:val="annotation subject"/>
    <w:basedOn w:val="af1"/>
    <w:next w:val="af1"/>
    <w:link w:val="af4"/>
    <w:rsid w:val="000F7788"/>
    <w:rPr>
      <w:b/>
      <w:bCs/>
    </w:rPr>
  </w:style>
  <w:style w:type="character" w:customStyle="1" w:styleId="af4">
    <w:name w:val="コメント内容 (文字)"/>
    <w:link w:val="af3"/>
    <w:rsid w:val="000F7788"/>
    <w:rPr>
      <w:rFonts w:ascii="Palatino Linotype" w:hAnsi="Palatino Linotype"/>
      <w:b/>
      <w:bCs/>
      <w:noProof/>
      <w:color w:val="000000"/>
    </w:rPr>
  </w:style>
  <w:style w:type="character" w:styleId="af5">
    <w:name w:val="endnote reference"/>
    <w:rsid w:val="000F7788"/>
    <w:rPr>
      <w:vertAlign w:val="superscript"/>
    </w:rPr>
  </w:style>
  <w:style w:type="paragraph" w:styleId="af6">
    <w:name w:val="endnote text"/>
    <w:basedOn w:val="a"/>
    <w:link w:val="af7"/>
    <w:semiHidden/>
    <w:unhideWhenUsed/>
    <w:rsid w:val="000F7788"/>
    <w:pPr>
      <w:spacing w:line="240" w:lineRule="auto"/>
    </w:pPr>
  </w:style>
  <w:style w:type="character" w:customStyle="1" w:styleId="af7">
    <w:name w:val="文末脚注文字列 (文字)"/>
    <w:link w:val="af6"/>
    <w:semiHidden/>
    <w:rsid w:val="000F7788"/>
    <w:rPr>
      <w:rFonts w:ascii="Palatino Linotype" w:hAnsi="Palatino Linotype"/>
      <w:noProof/>
      <w:color w:val="000000"/>
    </w:rPr>
  </w:style>
  <w:style w:type="character" w:styleId="af8">
    <w:name w:val="FollowedHyperlink"/>
    <w:rsid w:val="000F7788"/>
    <w:rPr>
      <w:color w:val="954F72"/>
      <w:u w:val="single"/>
    </w:rPr>
  </w:style>
  <w:style w:type="paragraph" w:styleId="af9">
    <w:name w:val="footnote text"/>
    <w:basedOn w:val="a"/>
    <w:link w:val="afa"/>
    <w:uiPriority w:val="9"/>
    <w:unhideWhenUsed/>
    <w:qFormat/>
    <w:rsid w:val="000F7788"/>
    <w:pPr>
      <w:spacing w:line="240" w:lineRule="auto"/>
    </w:pPr>
  </w:style>
  <w:style w:type="character" w:customStyle="1" w:styleId="afa">
    <w:name w:val="脚注文字列 (文字)"/>
    <w:link w:val="af9"/>
    <w:semiHidden/>
    <w:rsid w:val="000F7788"/>
    <w:rPr>
      <w:rFonts w:ascii="Palatino Linotype" w:hAnsi="Palatino Linotype"/>
      <w:noProof/>
      <w:color w:val="000000"/>
    </w:rPr>
  </w:style>
  <w:style w:type="paragraph" w:styleId="Web">
    <w:name w:val="Normal (Web)"/>
    <w:basedOn w:val="a"/>
    <w:uiPriority w:val="99"/>
    <w:rsid w:val="000F7788"/>
    <w:rPr>
      <w:szCs w:val="24"/>
    </w:rPr>
  </w:style>
  <w:style w:type="paragraph" w:customStyle="1" w:styleId="MsoFootnoteText0">
    <w:name w:val="MsoFootnoteText"/>
    <w:basedOn w:val="Web"/>
    <w:qFormat/>
    <w:rsid w:val="000F7788"/>
    <w:rPr>
      <w:rFonts w:ascii="Times New Roman" w:hAnsi="Times New Roman"/>
    </w:rPr>
  </w:style>
  <w:style w:type="character" w:styleId="afb">
    <w:name w:val="page number"/>
    <w:rsid w:val="000F7788"/>
  </w:style>
  <w:style w:type="character" w:styleId="afc">
    <w:name w:val="Placeholder Text"/>
    <w:uiPriority w:val="99"/>
    <w:semiHidden/>
    <w:rsid w:val="000F7788"/>
    <w:rPr>
      <w:color w:val="808080"/>
    </w:rPr>
  </w:style>
  <w:style w:type="paragraph" w:customStyle="1" w:styleId="MDPI71footnotes">
    <w:name w:val="MDPI_7.1_footnotes"/>
    <w:qFormat/>
    <w:rsid w:val="005C71C6"/>
    <w:pPr>
      <w:numPr>
        <w:numId w:val="4"/>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afd">
    <w:name w:val="Strong"/>
    <w:basedOn w:val="a1"/>
    <w:uiPriority w:val="22"/>
    <w:qFormat/>
    <w:rsid w:val="009F3826"/>
    <w:rPr>
      <w:b/>
      <w:bCs/>
    </w:rPr>
  </w:style>
  <w:style w:type="character" w:customStyle="1" w:styleId="10">
    <w:name w:val="見出し 1 (文字)"/>
    <w:basedOn w:val="a1"/>
    <w:link w:val="1"/>
    <w:uiPriority w:val="9"/>
    <w:rsid w:val="00E747BC"/>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1"/>
    <w:link w:val="2"/>
    <w:uiPriority w:val="9"/>
    <w:rsid w:val="00E747BC"/>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1"/>
    <w:link w:val="3"/>
    <w:uiPriority w:val="9"/>
    <w:semiHidden/>
    <w:rsid w:val="00E747BC"/>
    <w:rPr>
      <w:rFonts w:asciiTheme="minorHAnsi" w:eastAsiaTheme="majorEastAsia" w:hAnsiTheme="minorHAnsi" w:cstheme="majorBidi"/>
      <w:color w:val="2F5496" w:themeColor="accent1" w:themeShade="BF"/>
      <w:sz w:val="28"/>
      <w:szCs w:val="28"/>
    </w:rPr>
  </w:style>
  <w:style w:type="character" w:customStyle="1" w:styleId="40">
    <w:name w:val="見出し 4 (文字)"/>
    <w:basedOn w:val="a1"/>
    <w:link w:val="4"/>
    <w:uiPriority w:val="9"/>
    <w:semiHidden/>
    <w:rsid w:val="00E747BC"/>
    <w:rPr>
      <w:rFonts w:asciiTheme="minorHAnsi" w:eastAsiaTheme="majorEastAsia" w:hAnsiTheme="minorHAnsi" w:cstheme="majorBidi"/>
      <w:i/>
      <w:iCs/>
      <w:color w:val="2F5496" w:themeColor="accent1" w:themeShade="BF"/>
      <w:sz w:val="24"/>
      <w:szCs w:val="24"/>
    </w:rPr>
  </w:style>
  <w:style w:type="character" w:customStyle="1" w:styleId="50">
    <w:name w:val="見出し 5 (文字)"/>
    <w:basedOn w:val="a1"/>
    <w:link w:val="5"/>
    <w:uiPriority w:val="9"/>
    <w:semiHidden/>
    <w:rsid w:val="00E747BC"/>
    <w:rPr>
      <w:rFonts w:asciiTheme="minorHAnsi" w:eastAsiaTheme="majorEastAsia" w:hAnsiTheme="minorHAnsi" w:cstheme="majorBidi"/>
      <w:color w:val="2F5496" w:themeColor="accent1" w:themeShade="BF"/>
      <w:sz w:val="24"/>
      <w:szCs w:val="24"/>
    </w:rPr>
  </w:style>
  <w:style w:type="character" w:customStyle="1" w:styleId="60">
    <w:name w:val="見出し 6 (文字)"/>
    <w:basedOn w:val="a1"/>
    <w:link w:val="6"/>
    <w:uiPriority w:val="9"/>
    <w:semiHidden/>
    <w:rsid w:val="00E747BC"/>
    <w:rPr>
      <w:rFonts w:asciiTheme="minorHAnsi" w:eastAsiaTheme="majorEastAsia" w:hAnsiTheme="minorHAnsi" w:cstheme="majorBidi"/>
      <w:i/>
      <w:iCs/>
      <w:color w:val="595959" w:themeColor="text1" w:themeTint="A6"/>
      <w:sz w:val="24"/>
      <w:szCs w:val="24"/>
    </w:rPr>
  </w:style>
  <w:style w:type="character" w:customStyle="1" w:styleId="70">
    <w:name w:val="見出し 7 (文字)"/>
    <w:basedOn w:val="a1"/>
    <w:link w:val="7"/>
    <w:uiPriority w:val="9"/>
    <w:semiHidden/>
    <w:rsid w:val="00E747BC"/>
    <w:rPr>
      <w:rFonts w:asciiTheme="minorHAnsi" w:eastAsiaTheme="majorEastAsia" w:hAnsiTheme="minorHAnsi" w:cstheme="majorBidi"/>
      <w:color w:val="595959" w:themeColor="text1" w:themeTint="A6"/>
      <w:sz w:val="24"/>
      <w:szCs w:val="24"/>
    </w:rPr>
  </w:style>
  <w:style w:type="character" w:customStyle="1" w:styleId="80">
    <w:name w:val="見出し 8 (文字)"/>
    <w:basedOn w:val="a1"/>
    <w:link w:val="8"/>
    <w:uiPriority w:val="9"/>
    <w:semiHidden/>
    <w:rsid w:val="00E747BC"/>
    <w:rPr>
      <w:rFonts w:asciiTheme="minorHAnsi" w:eastAsiaTheme="majorEastAsia" w:hAnsiTheme="minorHAnsi" w:cstheme="majorBidi"/>
      <w:i/>
      <w:iCs/>
      <w:color w:val="272727" w:themeColor="text1" w:themeTint="D8"/>
      <w:sz w:val="24"/>
      <w:szCs w:val="24"/>
    </w:rPr>
  </w:style>
  <w:style w:type="character" w:customStyle="1" w:styleId="90">
    <w:name w:val="見出し 9 (文字)"/>
    <w:basedOn w:val="a1"/>
    <w:link w:val="9"/>
    <w:uiPriority w:val="9"/>
    <w:semiHidden/>
    <w:rsid w:val="00E747BC"/>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a0"/>
    <w:next w:val="a0"/>
    <w:qFormat/>
    <w:rsid w:val="00E747BC"/>
    <w:pPr>
      <w:spacing w:before="180" w:after="180" w:line="240" w:lineRule="auto"/>
      <w:jc w:val="left"/>
    </w:pPr>
    <w:rPr>
      <w:rFonts w:asciiTheme="minorHAnsi" w:eastAsiaTheme="minorEastAsia" w:hAnsiTheme="minorHAnsi" w:cstheme="minorBidi"/>
      <w:color w:val="auto"/>
      <w:szCs w:val="24"/>
      <w:lang w:eastAsia="zh-CN"/>
    </w:rPr>
  </w:style>
  <w:style w:type="paragraph" w:customStyle="1" w:styleId="Compact">
    <w:name w:val="Compact"/>
    <w:basedOn w:val="a0"/>
    <w:qFormat/>
    <w:rsid w:val="00E747BC"/>
    <w:pPr>
      <w:spacing w:before="36" w:after="36" w:line="240" w:lineRule="auto"/>
      <w:jc w:val="left"/>
    </w:pPr>
    <w:rPr>
      <w:rFonts w:asciiTheme="minorHAnsi" w:eastAsiaTheme="minorEastAsia" w:hAnsiTheme="minorHAnsi" w:cstheme="minorBidi"/>
      <w:color w:val="auto"/>
      <w:szCs w:val="24"/>
      <w:lang w:eastAsia="zh-CN"/>
    </w:rPr>
  </w:style>
  <w:style w:type="paragraph" w:styleId="afe">
    <w:name w:val="Title"/>
    <w:basedOn w:val="a"/>
    <w:next w:val="a0"/>
    <w:link w:val="aff"/>
    <w:uiPriority w:val="10"/>
    <w:qFormat/>
    <w:rsid w:val="00E747BC"/>
    <w:pPr>
      <w:spacing w:after="80" w:line="240" w:lineRule="auto"/>
      <w:contextualSpacing/>
      <w:jc w:val="center"/>
    </w:pPr>
    <w:rPr>
      <w:rFonts w:asciiTheme="majorHAnsi" w:eastAsiaTheme="majorEastAsia" w:hAnsiTheme="majorHAnsi" w:cstheme="majorBidi"/>
      <w:color w:val="auto"/>
      <w:sz w:val="56"/>
      <w:szCs w:val="56"/>
    </w:rPr>
  </w:style>
  <w:style w:type="character" w:customStyle="1" w:styleId="aff">
    <w:name w:val="表題 (文字)"/>
    <w:basedOn w:val="a1"/>
    <w:link w:val="afe"/>
    <w:uiPriority w:val="10"/>
    <w:rsid w:val="00E747BC"/>
    <w:rPr>
      <w:rFonts w:asciiTheme="majorHAnsi" w:eastAsiaTheme="majorEastAsia" w:hAnsiTheme="majorHAnsi" w:cstheme="majorBidi"/>
      <w:sz w:val="56"/>
      <w:szCs w:val="56"/>
    </w:rPr>
  </w:style>
  <w:style w:type="paragraph" w:styleId="aff0">
    <w:name w:val="Subtitle"/>
    <w:basedOn w:val="afe"/>
    <w:next w:val="a0"/>
    <w:link w:val="aff1"/>
    <w:uiPriority w:val="11"/>
    <w:qFormat/>
    <w:rsid w:val="00E747BC"/>
    <w:pPr>
      <w:numPr>
        <w:ilvl w:val="1"/>
      </w:numPr>
    </w:pPr>
    <w:rPr>
      <w:spacing w:val="15"/>
      <w:sz w:val="28"/>
      <w:szCs w:val="28"/>
    </w:rPr>
  </w:style>
  <w:style w:type="character" w:customStyle="1" w:styleId="aff1">
    <w:name w:val="副題 (文字)"/>
    <w:basedOn w:val="a1"/>
    <w:link w:val="aff0"/>
    <w:uiPriority w:val="11"/>
    <w:rsid w:val="00E747BC"/>
    <w:rPr>
      <w:rFonts w:asciiTheme="majorHAnsi" w:eastAsiaTheme="majorEastAsia" w:hAnsiTheme="majorHAnsi" w:cstheme="majorBidi"/>
      <w:spacing w:val="15"/>
      <w:sz w:val="28"/>
      <w:szCs w:val="28"/>
    </w:rPr>
  </w:style>
  <w:style w:type="paragraph" w:customStyle="1" w:styleId="Author">
    <w:name w:val="Author"/>
    <w:basedOn w:val="afe"/>
    <w:next w:val="a0"/>
    <w:qFormat/>
    <w:rsid w:val="00E747BC"/>
    <w:pPr>
      <w:keepNext/>
      <w:keepLines/>
    </w:pPr>
    <w:rPr>
      <w:sz w:val="24"/>
      <w:szCs w:val="24"/>
    </w:rPr>
  </w:style>
  <w:style w:type="paragraph" w:styleId="aff2">
    <w:name w:val="Date"/>
    <w:basedOn w:val="afe"/>
    <w:next w:val="a0"/>
    <w:link w:val="aff3"/>
    <w:qFormat/>
    <w:rsid w:val="00E747BC"/>
    <w:pPr>
      <w:keepNext/>
      <w:keepLines/>
    </w:pPr>
    <w:rPr>
      <w:sz w:val="24"/>
      <w:szCs w:val="24"/>
    </w:rPr>
  </w:style>
  <w:style w:type="character" w:customStyle="1" w:styleId="aff3">
    <w:name w:val="日付 (文字)"/>
    <w:basedOn w:val="a1"/>
    <w:link w:val="aff2"/>
    <w:rsid w:val="00E747BC"/>
    <w:rPr>
      <w:rFonts w:asciiTheme="majorHAnsi" w:eastAsiaTheme="majorEastAsia" w:hAnsiTheme="majorHAnsi" w:cstheme="majorBidi"/>
      <w:sz w:val="24"/>
      <w:szCs w:val="24"/>
    </w:rPr>
  </w:style>
  <w:style w:type="paragraph" w:customStyle="1" w:styleId="AbstractTitle">
    <w:name w:val="Abstract Title"/>
    <w:basedOn w:val="a"/>
    <w:next w:val="Abstract"/>
    <w:qFormat/>
    <w:rsid w:val="00E747BC"/>
    <w:pPr>
      <w:keepNext/>
      <w:keepLines/>
      <w:spacing w:before="300" w:line="240" w:lineRule="auto"/>
      <w:jc w:val="center"/>
    </w:pPr>
    <w:rPr>
      <w:rFonts w:asciiTheme="minorHAnsi" w:eastAsiaTheme="minorEastAsia" w:hAnsiTheme="minorHAnsi" w:cstheme="minorBidi"/>
      <w:b/>
      <w:color w:val="auto"/>
    </w:rPr>
  </w:style>
  <w:style w:type="paragraph" w:customStyle="1" w:styleId="Abstract">
    <w:name w:val="Abstract"/>
    <w:basedOn w:val="a"/>
    <w:next w:val="a0"/>
    <w:qFormat/>
    <w:rsid w:val="00E747BC"/>
    <w:pPr>
      <w:keepNext/>
      <w:keepLines/>
      <w:spacing w:before="100" w:after="300" w:line="240" w:lineRule="auto"/>
      <w:jc w:val="left"/>
    </w:pPr>
    <w:rPr>
      <w:rFonts w:asciiTheme="minorHAnsi" w:eastAsiaTheme="minorEastAsia" w:hAnsiTheme="minorHAnsi" w:cstheme="minorBidi"/>
      <w:color w:val="auto"/>
    </w:rPr>
  </w:style>
  <w:style w:type="paragraph" w:styleId="aff4">
    <w:name w:val="Block Text"/>
    <w:basedOn w:val="a0"/>
    <w:next w:val="a0"/>
    <w:uiPriority w:val="9"/>
    <w:unhideWhenUsed/>
    <w:qFormat/>
    <w:rsid w:val="00E747BC"/>
    <w:pPr>
      <w:spacing w:before="100" w:after="100" w:line="240" w:lineRule="auto"/>
      <w:ind w:left="480" w:right="480"/>
      <w:jc w:val="left"/>
    </w:pPr>
    <w:rPr>
      <w:rFonts w:asciiTheme="minorHAnsi" w:eastAsiaTheme="minorEastAsia" w:hAnsiTheme="minorHAnsi" w:cstheme="minorBidi"/>
      <w:color w:val="auto"/>
      <w:szCs w:val="24"/>
      <w:lang w:eastAsia="zh-CN"/>
    </w:rPr>
  </w:style>
  <w:style w:type="paragraph" w:customStyle="1" w:styleId="FootnoteBlockText">
    <w:name w:val="Footnote Block Text"/>
    <w:basedOn w:val="af9"/>
    <w:next w:val="af9"/>
    <w:uiPriority w:val="9"/>
    <w:unhideWhenUsed/>
    <w:qFormat/>
    <w:rsid w:val="00E747BC"/>
    <w:pPr>
      <w:spacing w:before="100" w:after="100"/>
      <w:ind w:left="480" w:right="480"/>
      <w:jc w:val="left"/>
    </w:pPr>
    <w:rPr>
      <w:rFonts w:asciiTheme="minorHAnsi" w:eastAsiaTheme="minorEastAsia" w:hAnsiTheme="minorHAnsi" w:cstheme="minorBidi"/>
      <w:color w:val="auto"/>
      <w:sz w:val="24"/>
      <w:szCs w:val="24"/>
    </w:rPr>
  </w:style>
  <w:style w:type="table" w:customStyle="1" w:styleId="Table">
    <w:name w:val="Table"/>
    <w:semiHidden/>
    <w:unhideWhenUsed/>
    <w:qFormat/>
    <w:rsid w:val="00E747BC"/>
    <w:pPr>
      <w:spacing w:after="200"/>
    </w:pPr>
    <w:rPr>
      <w:rFonts w:asciiTheme="minorHAnsi" w:eastAsiaTheme="minorEastAsia" w:hAnsiTheme="minorHAnsi" w:cstheme="minorBidi"/>
      <w:sz w:val="24"/>
      <w:szCs w:val="24"/>
      <w:lang w:eastAsia="ja-JP"/>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E747BC"/>
    <w:pPr>
      <w:keepNext/>
      <w:keepLines/>
      <w:spacing w:line="240" w:lineRule="auto"/>
      <w:jc w:val="left"/>
    </w:pPr>
    <w:rPr>
      <w:rFonts w:asciiTheme="minorHAnsi" w:eastAsiaTheme="minorEastAsia" w:hAnsiTheme="minorHAnsi" w:cstheme="minorBidi"/>
      <w:b/>
      <w:color w:val="auto"/>
      <w:sz w:val="24"/>
      <w:szCs w:val="24"/>
    </w:rPr>
  </w:style>
  <w:style w:type="paragraph" w:customStyle="1" w:styleId="Definition">
    <w:name w:val="Definition"/>
    <w:basedOn w:val="a"/>
    <w:rsid w:val="00E747BC"/>
    <w:pPr>
      <w:spacing w:after="200" w:line="240" w:lineRule="auto"/>
      <w:jc w:val="left"/>
    </w:pPr>
    <w:rPr>
      <w:rFonts w:asciiTheme="minorHAnsi" w:eastAsiaTheme="minorEastAsia" w:hAnsiTheme="minorHAnsi" w:cstheme="minorBidi"/>
      <w:color w:val="auto"/>
      <w:sz w:val="24"/>
      <w:szCs w:val="24"/>
    </w:rPr>
  </w:style>
  <w:style w:type="paragraph" w:styleId="aff5">
    <w:name w:val="caption"/>
    <w:basedOn w:val="a"/>
    <w:link w:val="aff6"/>
    <w:rsid w:val="00E747BC"/>
    <w:pPr>
      <w:spacing w:after="120" w:line="240" w:lineRule="auto"/>
      <w:jc w:val="left"/>
    </w:pPr>
    <w:rPr>
      <w:rFonts w:asciiTheme="minorHAnsi" w:eastAsiaTheme="minorEastAsia" w:hAnsiTheme="minorHAnsi" w:cstheme="minorBidi"/>
      <w:i/>
      <w:color w:val="auto"/>
      <w:sz w:val="24"/>
      <w:szCs w:val="24"/>
    </w:rPr>
  </w:style>
  <w:style w:type="paragraph" w:customStyle="1" w:styleId="TableCaption">
    <w:name w:val="Table Caption"/>
    <w:basedOn w:val="aff5"/>
    <w:rsid w:val="00E747BC"/>
    <w:pPr>
      <w:keepNext/>
    </w:pPr>
  </w:style>
  <w:style w:type="paragraph" w:customStyle="1" w:styleId="ImageCaption">
    <w:name w:val="Image Caption"/>
    <w:basedOn w:val="aff5"/>
    <w:rsid w:val="00E747BC"/>
  </w:style>
  <w:style w:type="paragraph" w:customStyle="1" w:styleId="Figure">
    <w:name w:val="Figure"/>
    <w:basedOn w:val="a"/>
    <w:rsid w:val="00E747BC"/>
    <w:pPr>
      <w:spacing w:after="200" w:line="240" w:lineRule="auto"/>
      <w:jc w:val="left"/>
    </w:pPr>
    <w:rPr>
      <w:rFonts w:asciiTheme="minorHAnsi" w:eastAsiaTheme="minorEastAsia" w:hAnsiTheme="minorHAnsi" w:cstheme="minorBidi"/>
      <w:color w:val="auto"/>
      <w:sz w:val="24"/>
      <w:szCs w:val="24"/>
    </w:rPr>
  </w:style>
  <w:style w:type="paragraph" w:customStyle="1" w:styleId="CaptionedFigure">
    <w:name w:val="Captioned Figure"/>
    <w:basedOn w:val="Figure"/>
    <w:rsid w:val="00E747BC"/>
    <w:pPr>
      <w:keepNext/>
    </w:pPr>
  </w:style>
  <w:style w:type="character" w:customStyle="1" w:styleId="aff6">
    <w:name w:val="図表番号 (文字)"/>
    <w:basedOn w:val="a1"/>
    <w:link w:val="aff5"/>
    <w:rsid w:val="00E747BC"/>
    <w:rPr>
      <w:rFonts w:asciiTheme="minorHAnsi" w:eastAsiaTheme="minorEastAsia" w:hAnsiTheme="minorHAnsi" w:cstheme="minorBidi"/>
      <w:i/>
      <w:sz w:val="24"/>
      <w:szCs w:val="24"/>
    </w:rPr>
  </w:style>
  <w:style w:type="character" w:customStyle="1" w:styleId="VerbatimChar">
    <w:name w:val="Verbatim Char"/>
    <w:basedOn w:val="aff6"/>
    <w:link w:val="SourceCode"/>
    <w:rsid w:val="00E747BC"/>
    <w:rPr>
      <w:rFonts w:ascii="Consolas" w:eastAsiaTheme="minorEastAsia" w:hAnsi="Consolas" w:cstheme="minorBidi"/>
      <w:i/>
      <w:sz w:val="22"/>
      <w:szCs w:val="24"/>
    </w:rPr>
  </w:style>
  <w:style w:type="character" w:customStyle="1" w:styleId="SectionNumber">
    <w:name w:val="Section Number"/>
    <w:basedOn w:val="aff6"/>
    <w:rsid w:val="00E747BC"/>
    <w:rPr>
      <w:rFonts w:asciiTheme="minorHAnsi" w:eastAsiaTheme="minorEastAsia" w:hAnsiTheme="minorHAnsi" w:cstheme="minorBidi"/>
      <w:i/>
      <w:sz w:val="24"/>
      <w:szCs w:val="24"/>
    </w:rPr>
  </w:style>
  <w:style w:type="character" w:styleId="aff7">
    <w:name w:val="footnote reference"/>
    <w:basedOn w:val="aff6"/>
    <w:rsid w:val="00E747BC"/>
    <w:rPr>
      <w:rFonts w:asciiTheme="minorHAnsi" w:eastAsiaTheme="minorEastAsia" w:hAnsiTheme="minorHAnsi" w:cstheme="minorBidi"/>
      <w:i/>
      <w:sz w:val="24"/>
      <w:szCs w:val="24"/>
      <w:vertAlign w:val="superscript"/>
    </w:rPr>
  </w:style>
  <w:style w:type="paragraph" w:styleId="aff8">
    <w:name w:val="TOC Heading"/>
    <w:basedOn w:val="1"/>
    <w:next w:val="a0"/>
    <w:uiPriority w:val="39"/>
    <w:unhideWhenUsed/>
    <w:qFormat/>
    <w:rsid w:val="00E747BC"/>
    <w:pPr>
      <w:spacing w:before="240" w:line="259" w:lineRule="auto"/>
      <w:outlineLvl w:val="9"/>
    </w:pPr>
  </w:style>
  <w:style w:type="paragraph" w:customStyle="1" w:styleId="SourceCode">
    <w:name w:val="Source Code"/>
    <w:basedOn w:val="a"/>
    <w:link w:val="VerbatimChar"/>
    <w:rsid w:val="00E747BC"/>
    <w:pPr>
      <w:wordWrap w:val="0"/>
      <w:spacing w:after="200" w:line="240" w:lineRule="auto"/>
      <w:jc w:val="left"/>
    </w:pPr>
    <w:rPr>
      <w:rFonts w:ascii="Consolas" w:eastAsiaTheme="minorEastAsia" w:hAnsi="Consolas" w:cstheme="minorBidi"/>
      <w:i/>
      <w:color w:val="auto"/>
      <w:sz w:val="22"/>
      <w:szCs w:val="24"/>
    </w:rPr>
  </w:style>
  <w:style w:type="character" w:customStyle="1" w:styleId="KeywordTok">
    <w:name w:val="KeywordTok"/>
    <w:basedOn w:val="VerbatimChar"/>
    <w:rsid w:val="00E747BC"/>
    <w:rPr>
      <w:rFonts w:ascii="Consolas" w:eastAsiaTheme="minorEastAsia" w:hAnsi="Consolas" w:cstheme="minorBidi"/>
      <w:b/>
      <w:i/>
      <w:color w:val="007020"/>
      <w:sz w:val="22"/>
      <w:szCs w:val="24"/>
    </w:rPr>
  </w:style>
  <w:style w:type="character" w:customStyle="1" w:styleId="DataTypeTok">
    <w:name w:val="DataTypeTok"/>
    <w:basedOn w:val="VerbatimChar"/>
    <w:rsid w:val="00E747BC"/>
    <w:rPr>
      <w:rFonts w:ascii="Consolas" w:eastAsiaTheme="minorEastAsia" w:hAnsi="Consolas" w:cstheme="minorBidi"/>
      <w:i/>
      <w:color w:val="902000"/>
      <w:sz w:val="22"/>
      <w:szCs w:val="24"/>
    </w:rPr>
  </w:style>
  <w:style w:type="character" w:customStyle="1" w:styleId="DecValTok">
    <w:name w:val="DecValTok"/>
    <w:basedOn w:val="VerbatimChar"/>
    <w:rsid w:val="00E747BC"/>
    <w:rPr>
      <w:rFonts w:ascii="Consolas" w:eastAsiaTheme="minorEastAsia" w:hAnsi="Consolas" w:cstheme="minorBidi"/>
      <w:i/>
      <w:color w:val="40A070"/>
      <w:sz w:val="22"/>
      <w:szCs w:val="24"/>
    </w:rPr>
  </w:style>
  <w:style w:type="character" w:customStyle="1" w:styleId="BaseNTok">
    <w:name w:val="BaseNTok"/>
    <w:basedOn w:val="VerbatimChar"/>
    <w:rsid w:val="00E747BC"/>
    <w:rPr>
      <w:rFonts w:ascii="Consolas" w:eastAsiaTheme="minorEastAsia" w:hAnsi="Consolas" w:cstheme="minorBidi"/>
      <w:i/>
      <w:color w:val="40A070"/>
      <w:sz w:val="22"/>
      <w:szCs w:val="24"/>
    </w:rPr>
  </w:style>
  <w:style w:type="character" w:customStyle="1" w:styleId="FloatTok">
    <w:name w:val="FloatTok"/>
    <w:basedOn w:val="VerbatimChar"/>
    <w:rsid w:val="00E747BC"/>
    <w:rPr>
      <w:rFonts w:ascii="Consolas" w:eastAsiaTheme="minorEastAsia" w:hAnsi="Consolas" w:cstheme="minorBidi"/>
      <w:i/>
      <w:color w:val="40A070"/>
      <w:sz w:val="22"/>
      <w:szCs w:val="24"/>
    </w:rPr>
  </w:style>
  <w:style w:type="character" w:customStyle="1" w:styleId="ConstantTok">
    <w:name w:val="ConstantTok"/>
    <w:basedOn w:val="VerbatimChar"/>
    <w:rsid w:val="00E747BC"/>
    <w:rPr>
      <w:rFonts w:ascii="Consolas" w:eastAsiaTheme="minorEastAsia" w:hAnsi="Consolas" w:cstheme="minorBidi"/>
      <w:i/>
      <w:color w:val="880000"/>
      <w:sz w:val="22"/>
      <w:szCs w:val="24"/>
    </w:rPr>
  </w:style>
  <w:style w:type="character" w:customStyle="1" w:styleId="CharTok">
    <w:name w:val="CharTok"/>
    <w:basedOn w:val="VerbatimChar"/>
    <w:rsid w:val="00E747BC"/>
    <w:rPr>
      <w:rFonts w:ascii="Consolas" w:eastAsiaTheme="minorEastAsia" w:hAnsi="Consolas" w:cstheme="minorBidi"/>
      <w:i/>
      <w:color w:val="4070A0"/>
      <w:sz w:val="22"/>
      <w:szCs w:val="24"/>
    </w:rPr>
  </w:style>
  <w:style w:type="character" w:customStyle="1" w:styleId="SpecialCharTok">
    <w:name w:val="SpecialCharTok"/>
    <w:basedOn w:val="VerbatimChar"/>
    <w:rsid w:val="00E747BC"/>
    <w:rPr>
      <w:rFonts w:ascii="Consolas" w:eastAsiaTheme="minorEastAsia" w:hAnsi="Consolas" w:cstheme="minorBidi"/>
      <w:i/>
      <w:color w:val="4070A0"/>
      <w:sz w:val="22"/>
      <w:szCs w:val="24"/>
    </w:rPr>
  </w:style>
  <w:style w:type="character" w:customStyle="1" w:styleId="StringTok">
    <w:name w:val="StringTok"/>
    <w:basedOn w:val="VerbatimChar"/>
    <w:rsid w:val="00E747BC"/>
    <w:rPr>
      <w:rFonts w:ascii="Consolas" w:eastAsiaTheme="minorEastAsia" w:hAnsi="Consolas" w:cstheme="minorBidi"/>
      <w:i/>
      <w:color w:val="4070A0"/>
      <w:sz w:val="22"/>
      <w:szCs w:val="24"/>
    </w:rPr>
  </w:style>
  <w:style w:type="character" w:customStyle="1" w:styleId="VerbatimStringTok">
    <w:name w:val="VerbatimStringTok"/>
    <w:basedOn w:val="VerbatimChar"/>
    <w:rsid w:val="00E747BC"/>
    <w:rPr>
      <w:rFonts w:ascii="Consolas" w:eastAsiaTheme="minorEastAsia" w:hAnsi="Consolas" w:cstheme="minorBidi"/>
      <w:i/>
      <w:color w:val="4070A0"/>
      <w:sz w:val="22"/>
      <w:szCs w:val="24"/>
    </w:rPr>
  </w:style>
  <w:style w:type="character" w:customStyle="1" w:styleId="SpecialStringTok">
    <w:name w:val="SpecialStringTok"/>
    <w:basedOn w:val="VerbatimChar"/>
    <w:rsid w:val="00E747BC"/>
    <w:rPr>
      <w:rFonts w:ascii="Consolas" w:eastAsiaTheme="minorEastAsia" w:hAnsi="Consolas" w:cstheme="minorBidi"/>
      <w:i/>
      <w:color w:val="BB6688"/>
      <w:sz w:val="22"/>
      <w:szCs w:val="24"/>
    </w:rPr>
  </w:style>
  <w:style w:type="character" w:customStyle="1" w:styleId="ImportTok">
    <w:name w:val="ImportTok"/>
    <w:basedOn w:val="VerbatimChar"/>
    <w:rsid w:val="00E747BC"/>
    <w:rPr>
      <w:rFonts w:ascii="Consolas" w:eastAsiaTheme="minorEastAsia" w:hAnsi="Consolas" w:cstheme="minorBidi"/>
      <w:b/>
      <w:i/>
      <w:color w:val="008000"/>
      <w:sz w:val="22"/>
      <w:szCs w:val="24"/>
    </w:rPr>
  </w:style>
  <w:style w:type="character" w:customStyle="1" w:styleId="CommentTok">
    <w:name w:val="CommentTok"/>
    <w:basedOn w:val="VerbatimChar"/>
    <w:rsid w:val="00E747BC"/>
    <w:rPr>
      <w:rFonts w:ascii="Consolas" w:eastAsiaTheme="minorEastAsia" w:hAnsi="Consolas" w:cstheme="minorBidi"/>
      <w:i w:val="0"/>
      <w:color w:val="60A0B0"/>
      <w:sz w:val="22"/>
      <w:szCs w:val="24"/>
    </w:rPr>
  </w:style>
  <w:style w:type="character" w:customStyle="1" w:styleId="DocumentationTok">
    <w:name w:val="DocumentationTok"/>
    <w:basedOn w:val="VerbatimChar"/>
    <w:rsid w:val="00E747BC"/>
    <w:rPr>
      <w:rFonts w:ascii="Consolas" w:eastAsiaTheme="minorEastAsia" w:hAnsi="Consolas" w:cstheme="minorBidi"/>
      <w:i w:val="0"/>
      <w:color w:val="BA2121"/>
      <w:sz w:val="22"/>
      <w:szCs w:val="24"/>
    </w:rPr>
  </w:style>
  <w:style w:type="character" w:customStyle="1" w:styleId="AnnotationTok">
    <w:name w:val="AnnotationTok"/>
    <w:basedOn w:val="VerbatimChar"/>
    <w:rsid w:val="00E747BC"/>
    <w:rPr>
      <w:rFonts w:ascii="Consolas" w:eastAsiaTheme="minorEastAsia" w:hAnsi="Consolas" w:cstheme="minorBidi"/>
      <w:b/>
      <w:i w:val="0"/>
      <w:color w:val="60A0B0"/>
      <w:sz w:val="22"/>
      <w:szCs w:val="24"/>
    </w:rPr>
  </w:style>
  <w:style w:type="character" w:customStyle="1" w:styleId="CommentVarTok">
    <w:name w:val="CommentVarTok"/>
    <w:basedOn w:val="VerbatimChar"/>
    <w:rsid w:val="00E747BC"/>
    <w:rPr>
      <w:rFonts w:ascii="Consolas" w:eastAsiaTheme="minorEastAsia" w:hAnsi="Consolas" w:cstheme="minorBidi"/>
      <w:b/>
      <w:i w:val="0"/>
      <w:color w:val="60A0B0"/>
      <w:sz w:val="22"/>
      <w:szCs w:val="24"/>
    </w:rPr>
  </w:style>
  <w:style w:type="character" w:customStyle="1" w:styleId="OtherTok">
    <w:name w:val="OtherTok"/>
    <w:basedOn w:val="VerbatimChar"/>
    <w:rsid w:val="00E747BC"/>
    <w:rPr>
      <w:rFonts w:ascii="Consolas" w:eastAsiaTheme="minorEastAsia" w:hAnsi="Consolas" w:cstheme="minorBidi"/>
      <w:i/>
      <w:color w:val="007020"/>
      <w:sz w:val="22"/>
      <w:szCs w:val="24"/>
    </w:rPr>
  </w:style>
  <w:style w:type="character" w:customStyle="1" w:styleId="FunctionTok">
    <w:name w:val="FunctionTok"/>
    <w:basedOn w:val="VerbatimChar"/>
    <w:rsid w:val="00E747BC"/>
    <w:rPr>
      <w:rFonts w:ascii="Consolas" w:eastAsiaTheme="minorEastAsia" w:hAnsi="Consolas" w:cstheme="minorBidi"/>
      <w:i/>
      <w:color w:val="06287E"/>
      <w:sz w:val="22"/>
      <w:szCs w:val="24"/>
    </w:rPr>
  </w:style>
  <w:style w:type="character" w:customStyle="1" w:styleId="VariableTok">
    <w:name w:val="VariableTok"/>
    <w:basedOn w:val="VerbatimChar"/>
    <w:rsid w:val="00E747BC"/>
    <w:rPr>
      <w:rFonts w:ascii="Consolas" w:eastAsiaTheme="minorEastAsia" w:hAnsi="Consolas" w:cstheme="minorBidi"/>
      <w:i/>
      <w:color w:val="19177C"/>
      <w:sz w:val="22"/>
      <w:szCs w:val="24"/>
    </w:rPr>
  </w:style>
  <w:style w:type="character" w:customStyle="1" w:styleId="ControlFlowTok">
    <w:name w:val="ControlFlowTok"/>
    <w:basedOn w:val="VerbatimChar"/>
    <w:rsid w:val="00E747BC"/>
    <w:rPr>
      <w:rFonts w:ascii="Consolas" w:eastAsiaTheme="minorEastAsia" w:hAnsi="Consolas" w:cstheme="minorBidi"/>
      <w:b/>
      <w:i/>
      <w:color w:val="007020"/>
      <w:sz w:val="22"/>
      <w:szCs w:val="24"/>
    </w:rPr>
  </w:style>
  <w:style w:type="character" w:customStyle="1" w:styleId="OperatorTok">
    <w:name w:val="OperatorTok"/>
    <w:basedOn w:val="VerbatimChar"/>
    <w:rsid w:val="00E747BC"/>
    <w:rPr>
      <w:rFonts w:ascii="Consolas" w:eastAsiaTheme="minorEastAsia" w:hAnsi="Consolas" w:cstheme="minorBidi"/>
      <w:i/>
      <w:color w:val="666666"/>
      <w:sz w:val="22"/>
      <w:szCs w:val="24"/>
    </w:rPr>
  </w:style>
  <w:style w:type="character" w:customStyle="1" w:styleId="BuiltInTok">
    <w:name w:val="BuiltInTok"/>
    <w:basedOn w:val="VerbatimChar"/>
    <w:rsid w:val="00E747BC"/>
    <w:rPr>
      <w:rFonts w:ascii="Consolas" w:eastAsiaTheme="minorEastAsia" w:hAnsi="Consolas" w:cstheme="minorBidi"/>
      <w:i/>
      <w:color w:val="008000"/>
      <w:sz w:val="22"/>
      <w:szCs w:val="24"/>
    </w:rPr>
  </w:style>
  <w:style w:type="character" w:customStyle="1" w:styleId="ExtensionTok">
    <w:name w:val="ExtensionTok"/>
    <w:basedOn w:val="VerbatimChar"/>
    <w:rsid w:val="00E747BC"/>
    <w:rPr>
      <w:rFonts w:ascii="Consolas" w:eastAsiaTheme="minorEastAsia" w:hAnsi="Consolas" w:cstheme="minorBidi"/>
      <w:i/>
      <w:sz w:val="22"/>
      <w:szCs w:val="24"/>
    </w:rPr>
  </w:style>
  <w:style w:type="character" w:customStyle="1" w:styleId="PreprocessorTok">
    <w:name w:val="PreprocessorTok"/>
    <w:basedOn w:val="VerbatimChar"/>
    <w:rsid w:val="00E747BC"/>
    <w:rPr>
      <w:rFonts w:ascii="Consolas" w:eastAsiaTheme="minorEastAsia" w:hAnsi="Consolas" w:cstheme="minorBidi"/>
      <w:i/>
      <w:color w:val="BC7A00"/>
      <w:sz w:val="22"/>
      <w:szCs w:val="24"/>
    </w:rPr>
  </w:style>
  <w:style w:type="character" w:customStyle="1" w:styleId="AttributeTok">
    <w:name w:val="AttributeTok"/>
    <w:basedOn w:val="VerbatimChar"/>
    <w:rsid w:val="00E747BC"/>
    <w:rPr>
      <w:rFonts w:ascii="Consolas" w:eastAsiaTheme="minorEastAsia" w:hAnsi="Consolas" w:cstheme="minorBidi"/>
      <w:i/>
      <w:color w:val="7D9029"/>
      <w:sz w:val="22"/>
      <w:szCs w:val="24"/>
    </w:rPr>
  </w:style>
  <w:style w:type="character" w:customStyle="1" w:styleId="RegionMarkerTok">
    <w:name w:val="RegionMarkerTok"/>
    <w:basedOn w:val="VerbatimChar"/>
    <w:rsid w:val="00E747BC"/>
    <w:rPr>
      <w:rFonts w:ascii="Consolas" w:eastAsiaTheme="minorEastAsia" w:hAnsi="Consolas" w:cstheme="minorBidi"/>
      <w:i/>
      <w:sz w:val="22"/>
      <w:szCs w:val="24"/>
    </w:rPr>
  </w:style>
  <w:style w:type="character" w:customStyle="1" w:styleId="InformationTok">
    <w:name w:val="InformationTok"/>
    <w:basedOn w:val="VerbatimChar"/>
    <w:rsid w:val="00E747BC"/>
    <w:rPr>
      <w:rFonts w:ascii="Consolas" w:eastAsiaTheme="minorEastAsia" w:hAnsi="Consolas" w:cstheme="minorBidi"/>
      <w:b/>
      <w:i w:val="0"/>
      <w:color w:val="60A0B0"/>
      <w:sz w:val="22"/>
      <w:szCs w:val="24"/>
    </w:rPr>
  </w:style>
  <w:style w:type="character" w:customStyle="1" w:styleId="WarningTok">
    <w:name w:val="WarningTok"/>
    <w:basedOn w:val="VerbatimChar"/>
    <w:rsid w:val="00E747BC"/>
    <w:rPr>
      <w:rFonts w:ascii="Consolas" w:eastAsiaTheme="minorEastAsia" w:hAnsi="Consolas" w:cstheme="minorBidi"/>
      <w:b/>
      <w:i w:val="0"/>
      <w:color w:val="60A0B0"/>
      <w:sz w:val="22"/>
      <w:szCs w:val="24"/>
    </w:rPr>
  </w:style>
  <w:style w:type="character" w:customStyle="1" w:styleId="AlertTok">
    <w:name w:val="AlertTok"/>
    <w:basedOn w:val="VerbatimChar"/>
    <w:rsid w:val="00E747BC"/>
    <w:rPr>
      <w:rFonts w:ascii="Consolas" w:eastAsiaTheme="minorEastAsia" w:hAnsi="Consolas" w:cstheme="minorBidi"/>
      <w:b/>
      <w:i/>
      <w:color w:val="FF0000"/>
      <w:sz w:val="22"/>
      <w:szCs w:val="24"/>
    </w:rPr>
  </w:style>
  <w:style w:type="character" w:customStyle="1" w:styleId="ErrorTok">
    <w:name w:val="ErrorTok"/>
    <w:basedOn w:val="VerbatimChar"/>
    <w:rsid w:val="00E747BC"/>
    <w:rPr>
      <w:rFonts w:ascii="Consolas" w:eastAsiaTheme="minorEastAsia" w:hAnsi="Consolas" w:cstheme="minorBidi"/>
      <w:b/>
      <w:i/>
      <w:color w:val="FF0000"/>
      <w:sz w:val="22"/>
      <w:szCs w:val="24"/>
    </w:rPr>
  </w:style>
  <w:style w:type="character" w:customStyle="1" w:styleId="NormalTok">
    <w:name w:val="NormalTok"/>
    <w:basedOn w:val="VerbatimChar"/>
    <w:rsid w:val="00E747BC"/>
    <w:rPr>
      <w:rFonts w:ascii="Consolas" w:eastAsiaTheme="minorEastAsia" w:hAnsi="Consolas" w:cstheme="minorBidi"/>
      <w:i/>
      <w:sz w:val="22"/>
      <w:szCs w:val="24"/>
    </w:rPr>
  </w:style>
  <w:style w:type="paragraph" w:styleId="aff9">
    <w:name w:val="Revision"/>
    <w:hidden/>
    <w:uiPriority w:val="99"/>
    <w:semiHidden/>
    <w:rsid w:val="00A54DD6"/>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creativecommons.org/licenses/by/4.0/" TargetMode="Externa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jimag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jimaging-template.dot</Template>
  <TotalTime>6</TotalTime>
  <Pages>4</Pages>
  <Words>7718</Words>
  <Characters>43994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YamamotoShuji</cp:lastModifiedBy>
  <cp:revision>10</cp:revision>
  <dcterms:created xsi:type="dcterms:W3CDTF">2026-09-11T04:20:00Z</dcterms:created>
  <dcterms:modified xsi:type="dcterms:W3CDTF">2026-09-11T08:38:00Z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0a69f08f-caee-47b5-86a2-fb83baf09aae</vt:lpwstr>
  </property>
  <property fmtid="{D5CDD505-2E9C-101B-9397-08002B2CF9AE}" pid="3" name="propertyWordCount">
    <vt:i4>7139</vt:i4>
  </property>
  <property fmtid="{D5CDD505-2E9C-101B-9397-08002B2CF9AE}" pid="4" name="propertyVariant">
    <vt:lpwstr>English (UK)</vt:lpwstr>
  </property>
  <property fmtid="{D5CDD505-2E9C-101B-9397-08002B2CF9AE}" pid="5" name="propertyStatus">
    <vt:lpwstr>Standard</vt:lpwstr>
  </property>
</Properties>
</file>